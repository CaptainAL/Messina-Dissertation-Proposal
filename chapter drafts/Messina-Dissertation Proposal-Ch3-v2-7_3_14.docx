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D8423A" w14:textId="11737968" w:rsidR="005A7208" w:rsidRDefault="00152859" w:rsidP="00152859">
      <w:pPr>
        <w:pStyle w:val="Heading1"/>
        <w:numPr>
          <w:ilvl w:val="0"/>
          <w:numId w:val="0"/>
        </w:numPr>
        <w:ind w:left="432" w:hanging="432"/>
        <w:jc w:val="both"/>
        <w:rPr>
          <w:rFonts w:asciiTheme="minorHAnsi" w:hAnsiTheme="minorHAnsi"/>
        </w:rPr>
      </w:pPr>
      <w:bookmarkStart w:id="0" w:name="_Toc389207934"/>
      <w:r>
        <w:rPr>
          <w:rFonts w:asciiTheme="minorHAnsi" w:hAnsiTheme="minorHAnsi"/>
        </w:rPr>
        <w:t xml:space="preserve">Paper/Part Three – </w:t>
      </w:r>
      <w:r w:rsidR="00000477">
        <w:rPr>
          <w:rFonts w:asciiTheme="minorHAnsi" w:hAnsiTheme="minorHAnsi"/>
        </w:rPr>
        <w:t>“</w:t>
      </w:r>
      <w:commentRangeStart w:id="1"/>
      <w:r w:rsidR="00605F21">
        <w:rPr>
          <w:rFonts w:asciiTheme="minorHAnsi" w:hAnsiTheme="minorHAnsi"/>
        </w:rPr>
        <w:t>Watershed and oceanic</w:t>
      </w:r>
      <w:commentRangeEnd w:id="1"/>
      <w:r w:rsidR="00605F21">
        <w:rPr>
          <w:rStyle w:val="CommentReference"/>
          <w:rFonts w:asciiTheme="minorHAnsi" w:eastAsiaTheme="minorHAnsi" w:hAnsiTheme="minorHAnsi" w:cstheme="minorBidi"/>
          <w:color w:val="auto"/>
        </w:rPr>
        <w:commentReference w:id="1"/>
      </w:r>
      <w:r>
        <w:rPr>
          <w:rFonts w:asciiTheme="minorHAnsi" w:hAnsiTheme="minorHAnsi"/>
        </w:rPr>
        <w:t xml:space="preserve"> controls on </w:t>
      </w:r>
      <w:r w:rsidR="00605F21">
        <w:rPr>
          <w:rFonts w:asciiTheme="minorHAnsi" w:hAnsiTheme="minorHAnsi"/>
        </w:rPr>
        <w:t xml:space="preserve">seasonal and temporal patterns in </w:t>
      </w:r>
      <w:r>
        <w:rPr>
          <w:rFonts w:asciiTheme="minorHAnsi" w:hAnsiTheme="minorHAnsi"/>
        </w:rPr>
        <w:t>sediment d</w:t>
      </w:r>
      <w:r w:rsidR="005A7208" w:rsidRPr="00703BBA">
        <w:rPr>
          <w:rFonts w:asciiTheme="minorHAnsi" w:hAnsiTheme="minorHAnsi"/>
        </w:rPr>
        <w:t xml:space="preserve">eposition on </w:t>
      </w:r>
      <w:r>
        <w:rPr>
          <w:rFonts w:asciiTheme="minorHAnsi" w:hAnsiTheme="minorHAnsi"/>
        </w:rPr>
        <w:t>a fringing reef flat embayment</w:t>
      </w:r>
      <w:bookmarkEnd w:id="0"/>
      <w:r>
        <w:rPr>
          <w:rFonts w:asciiTheme="minorHAnsi" w:hAnsiTheme="minorHAnsi"/>
        </w:rPr>
        <w:t>”</w:t>
      </w:r>
      <w:r w:rsidR="005A7208" w:rsidRPr="00703BBA">
        <w:rPr>
          <w:rFonts w:asciiTheme="minorHAnsi" w:hAnsiTheme="minorHAnsi"/>
        </w:rPr>
        <w:t xml:space="preserve">  </w:t>
      </w:r>
    </w:p>
    <w:p w14:paraId="637197CA" w14:textId="77777777" w:rsidR="0048085D" w:rsidRPr="0048085D" w:rsidRDefault="005A7208" w:rsidP="0048085D">
      <w:pPr>
        <w:pStyle w:val="Heading2"/>
        <w:numPr>
          <w:ilvl w:val="0"/>
          <w:numId w:val="0"/>
        </w:numPr>
        <w:ind w:left="576" w:hanging="576"/>
        <w:jc w:val="both"/>
        <w:rPr>
          <w:rFonts w:asciiTheme="minorHAnsi" w:hAnsiTheme="minorHAnsi"/>
        </w:rPr>
      </w:pPr>
      <w:bookmarkStart w:id="2" w:name="_Toc389207935"/>
      <w:r>
        <w:rPr>
          <w:rFonts w:asciiTheme="minorHAnsi" w:hAnsiTheme="minorHAnsi"/>
        </w:rPr>
        <w:t>Introduction</w:t>
      </w:r>
      <w:bookmarkEnd w:id="2"/>
    </w:p>
    <w:p w14:paraId="17D90FBB" w14:textId="45ADCDE5" w:rsidR="00C2451D" w:rsidRPr="00A83D6B" w:rsidRDefault="0035437F" w:rsidP="00A83D6B">
      <w:pPr>
        <w:ind w:firstLine="576"/>
      </w:pPr>
      <w:r>
        <w:t>The complex spatial and temporal interaction of terrigenous sediment inputs, sediment resuspension, and hydrodynamic c</w:t>
      </w:r>
      <w:r w:rsidR="0004049C">
        <w:t>irculation</w:t>
      </w:r>
      <w:r>
        <w:t xml:space="preserve"> can significantly alter the quantity, composition and residence time of sediment</w:t>
      </w:r>
      <w:r w:rsidR="007616A7">
        <w:t xml:space="preserve"> deposited</w:t>
      </w:r>
      <w:r>
        <w:t xml:space="preserve"> on corals</w:t>
      </w:r>
      <w:r w:rsidR="007616A7">
        <w:t>,</w:t>
      </w:r>
      <w:r>
        <w:t xml:space="preserve"> </w:t>
      </w:r>
      <w:r w:rsidR="0078545C">
        <w:t>causing</w:t>
      </w:r>
      <w:r>
        <w:t xml:space="preserve"> subsequent impacts on coral ecology</w:t>
      </w:r>
      <w:r w:rsidR="00C2451D">
        <w:t xml:space="preserve"> </w:t>
      </w:r>
      <w:r w:rsidR="00C2451D">
        <w:fldChar w:fldCharType="begin" w:fldLock="1"/>
      </w:r>
      <w:r w:rsidR="008245E9">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"(Storlazzi et al., 2009)" }, "properties" : { "noteIndex" : 0 }, "schema" : "https://github.com/citation-style-language/schema/raw/master/csl-citation.json" }</w:instrText>
      </w:r>
      <w:r w:rsidR="00C2451D">
        <w:fldChar w:fldCharType="separate"/>
      </w:r>
      <w:r w:rsidR="00C2451D" w:rsidRPr="00C2451D">
        <w:rPr>
          <w:noProof/>
        </w:rPr>
        <w:t>(Storlazzi et al., 2009)</w:t>
      </w:r>
      <w:r w:rsidR="00C2451D">
        <w:fldChar w:fldCharType="end"/>
      </w:r>
      <w:r>
        <w:t>.</w:t>
      </w:r>
      <w:r w:rsidR="007616A7">
        <w:t xml:space="preserve"> D</w:t>
      </w:r>
      <w:r w:rsidR="00E05AEE">
        <w:t>epending on the interacting hydrodynamic processes on the reef</w:t>
      </w:r>
      <w:r w:rsidR="007616A7">
        <w:t>, increased terrigenous sediment supply to an embayment can increase sediment deposition on corals</w:t>
      </w:r>
      <w:r w:rsidR="004867E7">
        <w:t xml:space="preserve"> </w:t>
      </w:r>
      <w:r w:rsidR="004867E7">
        <w:fldChar w:fldCharType="begin" w:fldLock="1"/>
      </w:r>
      <w:r w:rsidR="008245E9">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 "properties" : { "noteIndex" : 0 }, "schema" : "https://github.com/citation-style-language/schema/raw/master/csl-citation.json" }</w:instrText>
      </w:r>
      <w:r w:rsidR="004867E7">
        <w:fldChar w:fldCharType="separate"/>
      </w:r>
      <w:r w:rsidR="004867E7" w:rsidRPr="004867E7">
        <w:rPr>
          <w:noProof/>
        </w:rPr>
        <w:t>(Draut et al., 2009)</w:t>
      </w:r>
      <w:r w:rsidR="004867E7">
        <w:fldChar w:fldCharType="end"/>
      </w:r>
      <w:r w:rsidR="007616A7">
        <w:t xml:space="preserve">, or have no effect </w:t>
      </w:r>
      <w:r w:rsidR="00417CF1">
        <w:fldChar w:fldCharType="begin" w:fldLock="1"/>
      </w:r>
      <w:r w:rsidR="008245E9">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"mendeley" : { "previouslyFormattedCitation" : "(Hoitink and Hoekstra, 2003)" }, "properties" : { "noteIndex" : 0 }, "schema" : "https://github.com/citation-style-language/schema/raw/master/csl-citation.json" }</w:instrText>
      </w:r>
      <w:r w:rsidR="00417CF1">
        <w:fldChar w:fldCharType="separate"/>
      </w:r>
      <w:r w:rsidR="00417CF1" w:rsidRPr="00417CF1">
        <w:rPr>
          <w:noProof/>
        </w:rPr>
        <w:t>(Hoitink and Hoekstra, 2003)</w:t>
      </w:r>
      <w:r w:rsidR="00417CF1">
        <w:fldChar w:fldCharType="end"/>
      </w:r>
      <w:r w:rsidR="00E05AEE">
        <w:t>.</w:t>
      </w:r>
      <w:r w:rsidR="007616A7">
        <w:t xml:space="preserve"> </w:t>
      </w:r>
      <w:r w:rsidR="00FC4420">
        <w:t>C</w:t>
      </w:r>
      <w:r w:rsidR="007616A7" w:rsidRPr="00A83D6B">
        <w:t xml:space="preserve">oral stress and mortality </w:t>
      </w:r>
      <w:r w:rsidR="00FC4420">
        <w:t xml:space="preserve">resulting </w:t>
      </w:r>
      <w:r w:rsidR="007616A7" w:rsidRPr="00A83D6B">
        <w:t>from sediment</w:t>
      </w:r>
      <w:r w:rsidR="00FB1700">
        <w:t xml:space="preserve"> in the water column and </w:t>
      </w:r>
      <w:r w:rsidR="00FC4420">
        <w:t xml:space="preserve">sediment </w:t>
      </w:r>
      <w:r w:rsidR="00FB1700">
        <w:t>deposition</w:t>
      </w:r>
      <w:r w:rsidR="007616A7" w:rsidRPr="00A83D6B">
        <w:t xml:space="preserve"> is a complex process depending on hydrodynamics, sediment biogeochemistry, coral morphology</w:t>
      </w:r>
      <w:r w:rsidR="00FC4420">
        <w:t>,</w:t>
      </w:r>
      <w:r w:rsidR="007616A7" w:rsidRPr="00A83D6B">
        <w:t xml:space="preserve"> and</w:t>
      </w:r>
      <w:r w:rsidR="00FC4420">
        <w:t xml:space="preserve"> coral</w:t>
      </w:r>
      <w:r w:rsidR="007616A7" w:rsidRPr="00A83D6B">
        <w:t xml:space="preserve"> physiology</w:t>
      </w:r>
      <w:r w:rsidR="004867E7">
        <w:t xml:space="preserve"> </w:t>
      </w:r>
      <w:r w:rsidR="004867E7">
        <w:fldChar w:fldCharType="begin" w:fldLock="1"/>
      </w:r>
      <w:r w:rsidR="008245E9">
        <w:instrText>ADDIN CSL_CITATION { "citationItems" : [ { "id" : "ITEM-1", "itemData" : { "DOI" : "10.1016/j.marpolbul.2004.11.028", "ISSN" : "0025-326X", "PMID" : "15737355", "abstract" : "This paper reviews and evaluates the current state of knowledge on the direct effects of terrestrial runoff on (1) the growth and survival of hard coral colonies, (2) coral reproduction and recruitment, and (3) organisms that interact with coral populations (coralline algae, bioeroders, macroalgae and heterotrophic filter feeders as space competitors, pathogens, and coral predators). The responses of each of these groups are evaluated separately against the four main water quality parameters: (1) increased dissolved inorganic nutrients, (2) enrichment with particulate organic matter, (3) light reduction from turbidity and (4) increased sedimentation. This separation facilitates disentangling and understanding the mechanisms leading to changes in the field, where many contaminants and many responses co-occur. The review also summarises geographic and biological factors that determine local and regional levels of resistance and resilience to degradation. It provides a conceptual aid to assess the kind of change(s) likely to occur in response to changing coastal water quality.", "author" : [ { "dropping-particle" : "", "family" : "Fabricius", "given" : "Katharina E", "non-dropping-particle" : "", "parse-names" : false, "suffix" : "" } ], "container-title" : "Marine pollution bulletin", "id" : "ITEM-1", "issue" : "2", "issued" : { "date-parts" : [ [ "2005", "2" ] ] }, "page" : "125-46", "title" : "Effects of terrestrial runoff on the ecology of corals and coral reefs: review and synthesis.", "type" : "article-journal", "volume" : "50" }, "uris" : [ "http://www.mendeley.com/documents/?uuid=9aa30c62-67f8-4534-acd0-5ee814d34428" ] }, { "id" : "ITEM-2", "itemData" : { "ISBN" : "0027-8424", "author" : [ { "dropping-particle" : "", "family" : "Weber", "given" : "Miriam", "non-dropping-particle" : "", "parse-names" : false, "suffix" : "" }, { "dropping-particle" : "", "family" : "Beer", "given" : "Dirk", "non-dropping-particle" : "de", "parse-names" : false, "suffix" : "" }, { "dropping-particle" : "", "family" : "Lott", "given" : "Christian", "non-dropping-particle" : "", "parse-names" : false, "suffix" : "" }, { "dropping-particle" : "", "family" : "Polerecky", "given" : "Lubos", "non-dropping-particle" : "", "parse-names" : false, "suffix" : "" }, { "dropping-particle" : "", "family" : "Kohls", "given" : "Katharina", "non-dropping-particle" : "", "parse-names" : false, "suffix" : "" }, { "dropping-particle" : "", "family" : "Abed", "given" : "R M M", "non-dropping-particle" : "", "parse-names" : false, "suffix" : "" }, { "dropping-particle" : "", "family" : "Ferdelman", "given" : "Timothy G", "non-dropping-particle" : "", "parse-names" : false, "suffix" : "" }, { "dropping-particle" : "", "family" : "Fabricius", "given" : "Katharina E", "non-dropping-particle" : "", "parse-names" : false, "suffix" : "" } ], "container-title" : "Proceedings of the National Academy of Sciences", "id" : "ITEM-2", "issue" : "24", "issued" : { "date-parts" : [ [ "2012" ] ] }, "page" : "E1558-E1567", "title" : "Mechanisms of damage to corals exposed to sedimentation", "type" : "article-journal", "volume" : "109" }, "uris" : [ "http://www.mendeley.com/documents/?uuid=941240a5-6d95-4b1b-ae2a-3c0b41b2fb23" ] } ], "mendeley" : { "previouslyFormattedCitation" : "(Fabricius, 2005; Weber et al., 2012)" }, "properties" : { "noteIndex" : 0 }, "schema" : "https://github.com/citation-style-language/schema/raw/master/csl-citation.json" }</w:instrText>
      </w:r>
      <w:r w:rsidR="004867E7">
        <w:fldChar w:fldCharType="separate"/>
      </w:r>
      <w:r w:rsidR="004867E7" w:rsidRPr="004867E7">
        <w:rPr>
          <w:noProof/>
        </w:rPr>
        <w:t>(Fabricius, 2005; Weber et al., 2012)</w:t>
      </w:r>
      <w:r w:rsidR="004867E7">
        <w:fldChar w:fldCharType="end"/>
      </w:r>
      <w:r w:rsidR="007616A7" w:rsidRPr="00A83D6B">
        <w:t xml:space="preserve">, making it difficult to quantify </w:t>
      </w:r>
      <w:r w:rsidR="00FB1700">
        <w:t>coral stress caused by sediment</w:t>
      </w:r>
      <w:r w:rsidR="00FC4420">
        <w:t xml:space="preserve"> using biological monitoring strategies alone. This research focuses on understanding how the temporal and spatial distribution of sediment deposition on the reef is controlled by</w:t>
      </w:r>
      <w:r w:rsidR="002D5620">
        <w:t xml:space="preserve"> </w:t>
      </w:r>
      <w:r w:rsidR="00FC4420">
        <w:t>terrigenous sediment loading and oceanic conditions. Future research can relate the measured sediment deposition to coral health</w:t>
      </w:r>
      <w:r w:rsidR="007616A7" w:rsidRPr="00A83D6B">
        <w:t>.</w:t>
      </w:r>
      <w:r w:rsidR="00FC4420">
        <w:t xml:space="preserve"> </w:t>
      </w:r>
      <w:r w:rsidR="001F2970">
        <w:t xml:space="preserve">Given the increase in sediment discharge to coastal waters caused by anthropogenic watershed disturbance on tropical islands, understanding how </w:t>
      </w:r>
      <w:r w:rsidR="001F2970" w:rsidRPr="00703BBA">
        <w:t xml:space="preserve">the interaction </w:t>
      </w:r>
      <w:r w:rsidR="001F2970">
        <w:t>of</w:t>
      </w:r>
      <w:r w:rsidR="001F2970" w:rsidRPr="00703BBA">
        <w:t xml:space="preserve"> flood</w:t>
      </w:r>
      <w:r w:rsidR="001F2970">
        <w:t>-supplied</w:t>
      </w:r>
      <w:r w:rsidR="001F2970" w:rsidRPr="00703BBA">
        <w:t xml:space="preserve"> </w:t>
      </w:r>
      <w:r w:rsidR="001F2970">
        <w:t xml:space="preserve">terrigenous </w:t>
      </w:r>
      <w:r w:rsidR="001F2970" w:rsidRPr="00703BBA">
        <w:t>sediment</w:t>
      </w:r>
      <w:r w:rsidR="001F2970">
        <w:t xml:space="preserve"> and water circulation controls sediment deposition and residence time </w:t>
      </w:r>
      <w:r w:rsidR="001F2970" w:rsidRPr="00703BBA">
        <w:t xml:space="preserve">is essential </w:t>
      </w:r>
      <w:r w:rsidR="001F2970">
        <w:t xml:space="preserve">for </w:t>
      </w:r>
      <w:r w:rsidR="001F2970" w:rsidRPr="00703BBA">
        <w:t>identifying and mitigating</w:t>
      </w:r>
      <w:r w:rsidR="001F2970">
        <w:t xml:space="preserve"> coral health impacts</w:t>
      </w:r>
      <w:r w:rsidR="00FC4420">
        <w:t xml:space="preserve"> </w:t>
      </w:r>
      <w:commentRangeStart w:id="3"/>
      <w:r w:rsidR="00FC4420">
        <w:fldChar w:fldCharType="begin" w:fldLock="1"/>
      </w:r>
      <w:r w:rsidR="008245E9">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 "properties" : { "noteIndex" : 0 }, "schema" : "https://github.com/citation-style-language/schema/raw/master/csl-citation.json" }</w:instrText>
      </w:r>
      <w:r w:rsidR="00FC4420">
        <w:fldChar w:fldCharType="separate"/>
      </w:r>
      <w:r w:rsidR="00FC4420" w:rsidRPr="00FC4420">
        <w:rPr>
          <w:noProof/>
        </w:rPr>
        <w:t>(Draut et al., 2009)</w:t>
      </w:r>
      <w:r w:rsidR="00FC4420">
        <w:fldChar w:fldCharType="end"/>
      </w:r>
      <w:commentRangeEnd w:id="3"/>
      <w:r w:rsidR="002D5620">
        <w:rPr>
          <w:rStyle w:val="CommentReference"/>
        </w:rPr>
        <w:commentReference w:id="3"/>
      </w:r>
      <w:r w:rsidR="001F2970">
        <w:t>.</w:t>
      </w:r>
    </w:p>
    <w:p w14:paraId="7D3D2942" w14:textId="77777777" w:rsidR="007616A7" w:rsidRPr="00A83D6B" w:rsidRDefault="007616A7" w:rsidP="00A83D6B">
      <w:pPr>
        <w:rPr>
          <w:b/>
        </w:rPr>
      </w:pPr>
      <w:r w:rsidRPr="00A83D6B">
        <w:rPr>
          <w:b/>
        </w:rPr>
        <w:t>Hydrodynamic controls on sediment deposition and residence time</w:t>
      </w:r>
    </w:p>
    <w:p w14:paraId="2E64CF40" w14:textId="16053425" w:rsidR="00406C2A" w:rsidRDefault="00406C2A" w:rsidP="0004049C">
      <w:pPr>
        <w:ind w:firstLine="576"/>
        <w:rPr>
          <w:rFonts w:ascii="Calibri" w:hAnsi="Calibri"/>
          <w:color w:val="000000"/>
        </w:rPr>
      </w:pPr>
      <w:r>
        <w:t xml:space="preserve"> Hydrodynamic </w:t>
      </w:r>
      <w:r w:rsidR="00E05AEE">
        <w:t>circulation</w:t>
      </w:r>
      <w:r>
        <w:t xml:space="preserve"> </w:t>
      </w:r>
      <w:r w:rsidR="00E05AEE">
        <w:t xml:space="preserve">driven by wind and waves can deflect plumes of suspended sediment away from coral, limiting turbidity stress from light attenuation </w:t>
      </w:r>
      <w:r w:rsidR="00E05AEE">
        <w:fldChar w:fldCharType="begin" w:fldLock="1"/>
      </w:r>
      <w:r w:rsidR="008245E9">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"id" : "ITEM-2",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"ITEM-2",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"previouslyFormattedCitation" : "(Hoitink and Hoekstra, 2003; Muzuka et al., 2010)" }, "properties" : { "noteIndex" : 0 }, "schema" : "https://github.com/citation-style-language/schema/raw/master/csl-citation.json" }</w:instrText>
      </w:r>
      <w:r w:rsidR="00E05AEE">
        <w:fldChar w:fldCharType="separate"/>
      </w:r>
      <w:r w:rsidR="00E05AEE" w:rsidRPr="00E05AEE">
        <w:rPr>
          <w:noProof/>
        </w:rPr>
        <w:t>(Hoitink and Hoekstra, 2003; Muzuka et al., 2010)</w:t>
      </w:r>
      <w:r w:rsidR="00E05AEE">
        <w:fldChar w:fldCharType="end"/>
      </w:r>
      <w:r w:rsidR="00E05AEE">
        <w:t xml:space="preserve">, and/or </w:t>
      </w:r>
      <w:proofErr w:type="spellStart"/>
      <w:r w:rsidR="00E05AEE">
        <w:t>advect</w:t>
      </w:r>
      <w:r w:rsidR="008A7366">
        <w:t>ing</w:t>
      </w:r>
      <w:proofErr w:type="spellEnd"/>
      <w:r w:rsidR="00E05AEE">
        <w:t xml:space="preserve"> suspended sediment over the coral and out to sea before it </w:t>
      </w:r>
      <w:r w:rsidR="008A7366">
        <w:t>is</w:t>
      </w:r>
      <w:r w:rsidR="00E05AEE">
        <w:t xml:space="preserve"> deposited. Wave energy, either from </w:t>
      </w:r>
      <w:r w:rsidR="00AA6678">
        <w:t xml:space="preserve">remotely generated </w:t>
      </w:r>
      <w:r w:rsidR="00E05AEE">
        <w:t xml:space="preserve">surface gravity waves or </w:t>
      </w:r>
      <w:r w:rsidR="0004049C">
        <w:t xml:space="preserve">local </w:t>
      </w:r>
      <w:r w:rsidR="00E05AEE">
        <w:t>wind-driven waves</w:t>
      </w:r>
      <w:r w:rsidR="00AA6678">
        <w:t>, is typically limited on shallow reef flats, but</w:t>
      </w:r>
      <w:r w:rsidR="00E05AEE">
        <w:t xml:space="preserve"> can cause high orbital velocities that </w:t>
      </w:r>
      <w:r w:rsidR="008A7366">
        <w:t xml:space="preserve">shorten sediment residence time by </w:t>
      </w:r>
      <w:r w:rsidR="00E05AEE">
        <w:t>resuspend</w:t>
      </w:r>
      <w:r w:rsidR="008A7366">
        <w:t>ing and flushing</w:t>
      </w:r>
      <w:r w:rsidR="00E05AEE">
        <w:t xml:space="preserve"> previously deposited sediment or prevent</w:t>
      </w:r>
      <w:r w:rsidR="008A7366">
        <w:t>ing</w:t>
      </w:r>
      <w:r w:rsidR="00E05AEE">
        <w:t xml:space="preserve"> sediment deposition</w:t>
      </w:r>
      <w:r w:rsidR="008A7366">
        <w:t xml:space="preserve"> (residence time = 0 min)</w:t>
      </w:r>
      <w:r w:rsidR="00E05AEE">
        <w:t xml:space="preserve">. </w:t>
      </w:r>
      <w:r w:rsidR="00AA6678">
        <w:rPr>
          <w:rFonts w:ascii="Calibri" w:hAnsi="Calibri"/>
          <w:color w:val="000000"/>
        </w:rPr>
        <w:fldChar w:fldCharType="begin" w:fldLock="1"/>
      </w:r>
      <w:r w:rsidR="008245E9">
        <w:rPr>
          <w:rFonts w:ascii="Calibri" w:hAnsi="Calibri"/>
          <w:color w:val="000000"/>
        </w:rPr>
        <w:instrText>ADDIN CSL_CITATION { "citationItems" : [ { "id" : "ITEM-1", "itemData" : { "DOI" : "10.1007/s00338-004-0415-9", "ISSN" : "0722-4028", "author"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"dropping-particle" : "", "family" : "Presto", "given" : "M.K.", "non-dropping-particle" : "", "parse-names" : false, "suffix" : "" } ], "container-title" : "Coral Reefs", "id" : "ITEM-1", "issued" : { "date-parts" : [ [ "2004", "7", "30" ] ] }, "page" : "559-569", "title" : "Sediment resuspension and transport patterns on a fringing reef flat, Molokai, Hawaii", "type" : "article-journal" }, "uris" : [ "http://www.mendeley.com/documents/?uuid=9943cdc5-a018-4793-be66-7f3f7619aea9" ] } ], "mendeley" : { "manualFormatting" : "Ogston et al. (2004)", "previouslyFormattedCitation" : "(Ogston et al., 2004)" }, "properties" : { "noteIndex" : 0 }, "schema" : "https://github.com/citation-style-language/schema/raw/master/csl-citation.json" }</w:instrText>
      </w:r>
      <w:r w:rsidR="00AA6678">
        <w:rPr>
          <w:rFonts w:ascii="Calibri" w:hAnsi="Calibri"/>
          <w:color w:val="000000"/>
        </w:rPr>
        <w:fldChar w:fldCharType="separate"/>
      </w:r>
      <w:r w:rsidR="00AA6678">
        <w:rPr>
          <w:rFonts w:ascii="Calibri" w:hAnsi="Calibri"/>
          <w:noProof/>
          <w:color w:val="000000"/>
        </w:rPr>
        <w:t>Ogston et al. (</w:t>
      </w:r>
      <w:r w:rsidR="00AA6678" w:rsidRPr="00AA6678">
        <w:rPr>
          <w:rFonts w:ascii="Calibri" w:hAnsi="Calibri"/>
          <w:noProof/>
          <w:color w:val="000000"/>
        </w:rPr>
        <w:t>2004)</w:t>
      </w:r>
      <w:r w:rsidR="00AA6678">
        <w:rPr>
          <w:rFonts w:ascii="Calibri" w:hAnsi="Calibri"/>
          <w:color w:val="000000"/>
        </w:rPr>
        <w:fldChar w:fldCharType="end"/>
      </w:r>
      <w:r w:rsidR="00AA6678">
        <w:rPr>
          <w:rFonts w:ascii="Calibri" w:hAnsi="Calibri"/>
          <w:color w:val="000000"/>
        </w:rPr>
        <w:t xml:space="preserve"> showed that while wave orbital velocities alone are generally unable to exceed the </w:t>
      </w:r>
      <w:r w:rsidR="008A7366">
        <w:rPr>
          <w:rFonts w:ascii="Calibri" w:hAnsi="Calibri"/>
          <w:color w:val="000000"/>
        </w:rPr>
        <w:t xml:space="preserve">critical </w:t>
      </w:r>
      <w:r w:rsidR="00AA6678">
        <w:rPr>
          <w:rFonts w:ascii="Calibri" w:hAnsi="Calibri"/>
          <w:color w:val="000000"/>
        </w:rPr>
        <w:t xml:space="preserve">shear stresses necessary for sediment </w:t>
      </w:r>
      <w:r w:rsidR="008A7366">
        <w:rPr>
          <w:rFonts w:ascii="Calibri" w:hAnsi="Calibri"/>
          <w:color w:val="000000"/>
        </w:rPr>
        <w:t>re</w:t>
      </w:r>
      <w:r w:rsidR="00AA6678">
        <w:rPr>
          <w:rFonts w:ascii="Calibri" w:hAnsi="Calibri"/>
          <w:color w:val="000000"/>
        </w:rPr>
        <w:t xml:space="preserve">suspension, in combination with the relatively strong current velocities observed on the shallow reef flat, they can </w:t>
      </w:r>
      <w:r w:rsidR="00A83D6B">
        <w:rPr>
          <w:rFonts w:ascii="Calibri" w:hAnsi="Calibri"/>
          <w:color w:val="000000"/>
        </w:rPr>
        <w:t>re</w:t>
      </w:r>
      <w:r w:rsidR="00AA6678">
        <w:rPr>
          <w:rFonts w:ascii="Calibri" w:hAnsi="Calibri"/>
          <w:color w:val="000000"/>
        </w:rPr>
        <w:t>su</w:t>
      </w:r>
      <w:r w:rsidR="0035437F">
        <w:rPr>
          <w:rFonts w:ascii="Calibri" w:hAnsi="Calibri"/>
          <w:color w:val="000000"/>
        </w:rPr>
        <w:t xml:space="preserve">spend </w:t>
      </w:r>
      <w:r w:rsidR="00A83D6B">
        <w:rPr>
          <w:rFonts w:ascii="Calibri" w:hAnsi="Calibri"/>
          <w:color w:val="000000"/>
        </w:rPr>
        <w:t xml:space="preserve">or prevent deposition of </w:t>
      </w:r>
      <w:r w:rsidR="0035437F">
        <w:rPr>
          <w:rFonts w:ascii="Calibri" w:hAnsi="Calibri"/>
          <w:color w:val="000000"/>
        </w:rPr>
        <w:t>fine-grained sediment.</w:t>
      </w:r>
    </w:p>
    <w:p w14:paraId="6C6F90E8" w14:textId="77777777" w:rsidR="0048085D" w:rsidRPr="0048085D" w:rsidRDefault="0048085D" w:rsidP="0048085D">
      <w:pPr>
        <w:rPr>
          <w:b/>
        </w:rPr>
      </w:pPr>
      <w:r w:rsidRPr="0048085D">
        <w:rPr>
          <w:rFonts w:ascii="Calibri" w:hAnsi="Calibri"/>
          <w:b/>
          <w:color w:val="000000"/>
        </w:rPr>
        <w:t>Phasing of sediment input and hydrodynamic conditions</w:t>
      </w:r>
    </w:p>
    <w:p w14:paraId="0943264F" w14:textId="38A0D05C" w:rsidR="002D6348" w:rsidRDefault="002D6348" w:rsidP="002D6348">
      <w:pPr>
        <w:ind w:firstLine="576"/>
        <w:jc w:val="both"/>
      </w:pPr>
      <w:commentRangeStart w:id="4"/>
      <w:r w:rsidRPr="00703BBA">
        <w:t xml:space="preserve">Sediment </w:t>
      </w:r>
      <w:r>
        <w:t>l</w:t>
      </w:r>
      <w:r w:rsidRPr="00703BBA">
        <w:t>oading</w:t>
      </w:r>
      <w:r>
        <w:t xml:space="preserve"> from the stream to the bay</w:t>
      </w:r>
      <w:r w:rsidRPr="00703BBA">
        <w:t xml:space="preserve"> is an important control on sedimentation rates on corals but wave conditions decrease sediment deposition in two ways: 1) by flushing recently loaded sediment away from the corals before it can be deposited (in-phase with sediment discharge) and 2) resuspending and removing sediment that has been previously deposited (out-of-phase with sediment loading). Sediment loading out-of-phase with high swell conditions </w:t>
      </w:r>
      <w:r>
        <w:t>causes higher deposition rates and longer residence times</w:t>
      </w:r>
      <w:r w:rsidRPr="00703BBA">
        <w:t xml:space="preserve"> than sediment loading in-phase with high swell conditions </w:t>
      </w:r>
      <w:r w:rsidRPr="00703BBA">
        <w:fldChar w:fldCharType="begin" w:fldLock="1"/>
      </w:r>
      <w:r>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"ITEM-2",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Storlazzi et al., 2009)" }, "properties" : { "noteIndex" : 0 }, "schema" : "https://github.com/citation-style-language/schema/raw/master/csl-citation.json" }</w:instrText>
      </w:r>
      <w:r w:rsidRPr="00703BBA">
        <w:fldChar w:fldCharType="separate"/>
      </w:r>
      <w:r w:rsidRPr="00C9520D">
        <w:rPr>
          <w:noProof/>
        </w:rPr>
        <w:t>(Draut et al., 2009; Storlazzi et al., 2009)</w:t>
      </w:r>
      <w:r w:rsidRPr="00703BBA">
        <w:fldChar w:fldCharType="end"/>
      </w:r>
      <w:r w:rsidRPr="00703BBA">
        <w:t xml:space="preserve">.  </w:t>
      </w:r>
      <w:commentRangeEnd w:id="4"/>
      <w:r>
        <w:rPr>
          <w:rStyle w:val="CommentReference"/>
        </w:rPr>
        <w:commentReference w:id="4"/>
      </w:r>
    </w:p>
    <w:p w14:paraId="2DB20BD1" w14:textId="19B67F6D" w:rsidR="002D6348" w:rsidRDefault="005A7208" w:rsidP="002D6348">
      <w:pPr>
        <w:ind w:firstLine="576"/>
      </w:pPr>
      <w:commentRangeStart w:id="5"/>
      <w:r w:rsidRPr="00703BBA">
        <w:lastRenderedPageBreak/>
        <w:t>In contrast to many small, mountainous watershed</w:t>
      </w:r>
      <w:r w:rsidR="00E6590D">
        <w:t xml:space="preserve">s in temperate coastal regions </w:t>
      </w:r>
      <w:r w:rsidRPr="00703BBA">
        <w:t>where fluvial discharge and wave energy commonly coincide</w:t>
      </w:r>
      <w:r>
        <w:t xml:space="preserve"> </w:t>
      </w:r>
      <w:r>
        <w:fldChar w:fldCharType="begin" w:fldLock="1"/>
      </w:r>
      <w:r w:rsidR="008245E9">
        <w:instrText>ADDIN CSL_CITATION { "citationItems" : [ { "id" : "ITEM-1", "itemData" : { "ISBN" : "0276-0460", "author" : [ { "dropping-particle" : "", "family" : "Warrick", "given" : "J A", "non-dropping-particle" : "", "parse-names" : false, "suffix" : "" }, { "dropping-particle" : "", "family" : "Mertes", "given" : "L A K", "non-dropping-particle" : "", "parse-names" : false, "suffix" : "" }, { "dropping-particle" : "", "family" : "Washburn", "given" : "L", "non-dropping-particle" : "", "parse-names" : false, "suffix" : "" }, { "dropping-particle" : "", "family" : "Siegel", "given" : "D A", "non-dropping-particle" : "", "parse-names" : false, "suffix" : "" } ], "container-title" : "Geo-Marine Letters", "id" : "ITEM-1", "issue" : "1", "issued" : { "date-parts" : [ [ "2004" ] ] }, "page" : "46-52", "title" : "Dispersal forcing of southern California river plumes, based on field and remote sensing observations", "type" : "article-journal", "volume" : "24" }, "uris" : [ "http://www.mendeley.com/documents/?uuid=38b1a28d-3545-48a2-b94f-7e05f2c6271b" ] } ], "mendeley" : { "previouslyFormattedCitation" : "(Warrick et al., 2004)" }, "properties" : { "noteIndex" : 0 }, "schema" : "https://github.com/citation-style-language/schema/raw/master/csl-citation.json" }</w:instrText>
      </w:r>
      <w:r>
        <w:fldChar w:fldCharType="separate"/>
      </w:r>
      <w:r w:rsidR="008B224B" w:rsidRPr="008B224B">
        <w:rPr>
          <w:noProof/>
        </w:rPr>
        <w:t>(Warrick et al., 2004)</w:t>
      </w:r>
      <w:r>
        <w:fldChar w:fldCharType="end"/>
      </w:r>
      <w:r w:rsidRPr="00703BBA">
        <w:t xml:space="preserve">, </w:t>
      </w:r>
      <w:r w:rsidR="00152859">
        <w:t xml:space="preserve">discharge, </w:t>
      </w:r>
      <w:r w:rsidRPr="00703BBA">
        <w:t>deposition</w:t>
      </w:r>
      <w:r w:rsidR="00152859">
        <w:t>,</w:t>
      </w:r>
      <w:r w:rsidRPr="00703BBA">
        <w:t xml:space="preserve"> and reworking of flood sediment can be</w:t>
      </w:r>
      <w:r w:rsidR="00332836">
        <w:t xml:space="preserve"> temporally</w:t>
      </w:r>
      <w:r w:rsidRPr="00703BBA">
        <w:t xml:space="preserve"> decoupled</w:t>
      </w:r>
      <w:r w:rsidR="00152859">
        <w:t xml:space="preserve"> on tropical islands</w:t>
      </w:r>
      <w:r>
        <w:t xml:space="preserve">, causing high deposition </w:t>
      </w:r>
      <w:r w:rsidR="0035437F">
        <w:t xml:space="preserve">rates </w:t>
      </w:r>
      <w:r>
        <w:t>and residence time</w:t>
      </w:r>
      <w:r w:rsidR="00332836">
        <w:t>s</w:t>
      </w:r>
      <w:r>
        <w:t xml:space="preserve"> </w:t>
      </w:r>
      <w:r w:rsidR="00332836">
        <w:t xml:space="preserve">of terrestrial sediment </w:t>
      </w:r>
      <w:r>
        <w:fldChar w:fldCharType="begin" w:fldLock="1"/>
      </w:r>
      <w:r w:rsidR="008245E9">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"id" : "ITEM-2",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"ITEM-2",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"(Draut et al., 2009; Storlazzi et al., 2009)" }, "properties" : { "noteIndex" : 0 }, "schema" : "https://github.com/citation-style-language/schema/raw/master/csl-citation.json" }</w:instrText>
      </w:r>
      <w:r>
        <w:fldChar w:fldCharType="separate"/>
      </w:r>
      <w:r w:rsidR="00242865" w:rsidRPr="00242865">
        <w:rPr>
          <w:noProof/>
        </w:rPr>
        <w:t>(Draut et al., 2009; Storlazzi et al., 2009)</w:t>
      </w:r>
      <w:r>
        <w:fldChar w:fldCharType="end"/>
      </w:r>
      <w:r>
        <w:t xml:space="preserve">. </w:t>
      </w:r>
      <w:r w:rsidR="008B224B">
        <w:t>Converse</w:t>
      </w:r>
      <w:r>
        <w:t xml:space="preserve">ly, </w:t>
      </w:r>
      <w:r w:rsidR="00E6590D">
        <w:t>seaso</w:t>
      </w:r>
      <w:r>
        <w:t>nal wind and wave pat</w:t>
      </w:r>
      <w:r w:rsidR="008B224B">
        <w:t>terns can</w:t>
      </w:r>
      <w:r w:rsidR="00E6590D">
        <w:t xml:space="preserve"> be coupled with sediment discharge or resuspension to</w:t>
      </w:r>
      <w:r w:rsidR="008B224B">
        <w:t xml:space="preserve"> decrease sediment deposition</w:t>
      </w:r>
      <w:r w:rsidR="00332836">
        <w:t xml:space="preserve"> and residence times</w:t>
      </w:r>
      <w:r>
        <w:t xml:space="preserve"> </w:t>
      </w:r>
      <w:r>
        <w:fldChar w:fldCharType="begin" w:fldLock="1"/>
      </w:r>
      <w:r w:rsidR="008245E9">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"id" : "ITEM-2",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"ITEM-2",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"previouslyFormattedCitation" : "(Hoitink and Hoekstra, 2003; Muzuka et al., 2010)" }, "properties" : { "noteIndex" : 0 }, "schema" : "https://github.com/citation-style-language/schema/raw/master/csl-citation.json" }</w:instrText>
      </w:r>
      <w:r>
        <w:fldChar w:fldCharType="separate"/>
      </w:r>
      <w:r w:rsidR="008B224B" w:rsidRPr="008B224B">
        <w:rPr>
          <w:noProof/>
        </w:rPr>
        <w:t>(Hoitink and Hoekstra, 2003; Muzuka et al., 2010)</w:t>
      </w:r>
      <w:r>
        <w:fldChar w:fldCharType="end"/>
      </w:r>
      <w:r w:rsidRPr="00703BBA">
        <w:t xml:space="preserve">. </w:t>
      </w:r>
      <w:r w:rsidR="00152859">
        <w:t>Some studies correlate long term</w:t>
      </w:r>
      <w:r w:rsidR="0004049C">
        <w:t xml:space="preserve"> sediment</w:t>
      </w:r>
      <w:r w:rsidR="00152859">
        <w:t xml:space="preserve"> accumulation with increased sediment sup</w:t>
      </w:r>
      <w:r w:rsidR="0004049C">
        <w:t>ply, and by extension decreased</w:t>
      </w:r>
      <w:r w:rsidR="00152859">
        <w:t xml:space="preserve"> coral health </w:t>
      </w:r>
      <w:r w:rsidR="00152859">
        <w:fldChar w:fldCharType="begin" w:fldLock="1"/>
      </w:r>
      <w:r w:rsidR="008245E9">
        <w:instrText>ADDIN CSL_CITATION { "citationItems" : [ { "id" : "ITEM-1", "itemData" : { "DOI" : "10.1016/j.marpolbul.2008.02.017", "ISSN" : "0025-326X", "PMID" : "18359047", "abstract" : "Increased sediment flux to the coastal ocean due to coastal development is considered a major threat to the viability of coral reefs. A change in the nature of sediment supply and storage has been identified in a variety of coastal settings, particularly in response to European colonization, but sedimentation around reefs has received less attention. This research examines the sedimentary record adjacent to a coastal village that has experienced considerable land-use change over the last few decades. Sediment cores were analyzed to characterize composition and sediment accumulation rates. Sedimentation rates decreased seaward across the shelf from 0.85 cm y(-1) in a nearshore bay to 0.19 cm y(-1) in a fore-reef setting. Data reflected a significant (up to 2x) increase over the last approximately 80 years in terrestrial sediment accumulating in the back-reef setting, suggesting greater terrestrial sediment flux to the area. Reef health has declined, and increased turbidity is believed to be an important impact, particularly when combined with additional stressors.", "author" : [ { "dropping-particle" : "", "family" : "Ryan", "given" : "K E", "non-dropping-particle" : "", "parse-names" : false, "suffix" : "" }, { "dropping-particle" : "", "family" : "Walsh", "given" : "J P", "non-dropping-particle" : "", "parse-names" : false, "suffix" : "" }, { "dropping-particle" : "", "family" : "Corbett", "given" : "D R", "non-dropping-particle" : "", "parse-names" : false, "suffix" : "" }, { "dropping-particle" : "", "family" : "Winter", "given" : "a", "non-dropping-particle" : "", "parse-names" : false, "suffix" : "" } ], "container-title" : "Marine pollution bulletin", "id" : "ITEM-1", "issue" : "6", "issued" : { "date-parts" : [ [ "2008", "6" ] ] }, "page" : "1177-83", "title" : "A record of recent change in terrestrial sedimentation in a coral-reef environment, La Parguera, Puerto Rico: a response to coastal development?", "type" : "article-journal", "volume" : "56" }, "uris" : [ "http://www.mendeley.com/documents/?uuid=f4967080-5730-4599-828a-92000bdc2158" ] } ], "mendeley" : { "previouslyFormattedCitation" : "(Ryan et al., 2008)" }, "properties" : { "noteIndex" : 0 }, "schema" : "https://github.com/citation-style-language/schema/raw/master/csl-citation.json" }</w:instrText>
      </w:r>
      <w:r w:rsidR="00152859">
        <w:fldChar w:fldCharType="separate"/>
      </w:r>
      <w:r w:rsidR="00152859" w:rsidRPr="00F608EC">
        <w:rPr>
          <w:noProof/>
        </w:rPr>
        <w:t>(Ryan et al., 2008)</w:t>
      </w:r>
      <w:r w:rsidR="00152859">
        <w:fldChar w:fldCharType="end"/>
      </w:r>
      <w:r w:rsidR="00152859">
        <w:t>, but there is strong evidence of hydrodynamics preventing deposition or signifi</w:t>
      </w:r>
      <w:r w:rsidR="00242865">
        <w:t>cantly controlling resuspension,</w:t>
      </w:r>
      <w:r w:rsidR="00152859">
        <w:t xml:space="preserve"> and resuspension causing significant coral stress</w:t>
      </w:r>
      <w:r w:rsidR="00242865">
        <w:t xml:space="preserve"> </w:t>
      </w:r>
      <w:r w:rsidR="00242865">
        <w:fldChar w:fldCharType="begin" w:fldLock="1"/>
      </w:r>
      <w:r w:rsidR="008245E9">
        <w:instrText>ADDIN CSL_CITATION { "citationItems" : [ { "id" : "ITEM-1", "itemData" : { "DOI" : "10.1007/s00338-004-0415-9", "ISSN" : "0722-4028", "author"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"dropping-particle" : "", "family" : "Presto", "given" : "M.K.", "non-dropping-particle" : "", "parse-names" : false, "suffix" : "" } ], "container-title" : "Coral Reefs", "id" : "ITEM-1", "issued" : { "date-parts" : [ [ "2004", "7", "30" ] ] }, "page" : "559-569", "title" : "Sediment resuspension and transport patterns on a fringing reef flat, Molokai, Hawaii", "type" : "article-journal" }, "uris" : [ "http://www.mendeley.com/documents/?uuid=9943cdc5-a018-4793-be66-7f3f7619aea9" ] } ], "mendeley" : { "previouslyFormattedCitation" : "(Ogston et al., 2004)" }, "properties" : { "noteIndex" : 0 }, "schema" : "https://github.com/citation-style-language/schema/raw/master/csl-citation.json" }</w:instrText>
      </w:r>
      <w:r w:rsidR="00242865">
        <w:fldChar w:fldCharType="separate"/>
      </w:r>
      <w:r w:rsidR="00242865" w:rsidRPr="00242865">
        <w:rPr>
          <w:noProof/>
        </w:rPr>
        <w:t>(Ogston et al., 2004)</w:t>
      </w:r>
      <w:r w:rsidR="00242865">
        <w:fldChar w:fldCharType="end"/>
      </w:r>
      <w:r w:rsidR="00E6590D">
        <w:t>.</w:t>
      </w:r>
      <w:r w:rsidR="00E6590D" w:rsidRPr="00E6590D">
        <w:t xml:space="preserve"> </w:t>
      </w:r>
      <w:commentRangeEnd w:id="5"/>
      <w:r w:rsidR="002D5620">
        <w:rPr>
          <w:rStyle w:val="CommentReference"/>
        </w:rPr>
        <w:commentReference w:id="5"/>
      </w:r>
    </w:p>
    <w:p w14:paraId="7F607A12" w14:textId="77777777" w:rsidR="00A83D6B" w:rsidRPr="00D45030" w:rsidRDefault="00A83D6B" w:rsidP="00A83D6B">
      <w:pPr>
        <w:rPr>
          <w:b/>
        </w:rPr>
      </w:pPr>
      <w:r>
        <w:rPr>
          <w:b/>
        </w:rPr>
        <w:t>Measuring sediment accumulation on the reef</w:t>
      </w:r>
    </w:p>
    <w:p w14:paraId="12B25D82" w14:textId="3BBC9592" w:rsidR="002D6348" w:rsidRPr="002D6348" w:rsidRDefault="00E34D3A" w:rsidP="000B330A">
      <w:pPr>
        <w:ind w:firstLine="720"/>
      </w:pPr>
      <w:r>
        <w:t xml:space="preserve">Many researchers and environmental managers are interested in determining the location and </w:t>
      </w:r>
      <w:r w:rsidR="004867E7">
        <w:t xml:space="preserve">severity of </w:t>
      </w:r>
      <w:r>
        <w:t xml:space="preserve">terrigenous sediment </w:t>
      </w:r>
      <w:r w:rsidR="004867E7">
        <w:t xml:space="preserve">impacts on </w:t>
      </w:r>
      <w:r>
        <w:t>coral health</w:t>
      </w:r>
      <w:r w:rsidR="00A83D6B">
        <w:t xml:space="preserve">, but developing an ecologically meaningful measure of sediment </w:t>
      </w:r>
      <w:r w:rsidR="002C316A">
        <w:t>impact</w:t>
      </w:r>
      <w:r w:rsidR="00242865">
        <w:t xml:space="preserve"> has proven</w:t>
      </w:r>
      <w:r w:rsidR="00A83D6B">
        <w:t xml:space="preserve"> difficult</w:t>
      </w:r>
      <w:r>
        <w:t xml:space="preserve">. </w:t>
      </w:r>
      <w:r w:rsidR="008364A0">
        <w:t>Much research has focused on correlating coral health metrics like percent coral cover with sediment metrics like turbidity in the water column</w:t>
      </w:r>
      <w:r w:rsidR="003C3570">
        <w:t xml:space="preserve"> </w:t>
      </w:r>
      <w:r w:rsidR="003C3570">
        <w:fldChar w:fldCharType="begin" w:fldLock="1"/>
      </w:r>
      <w:r w:rsidR="008245E9">
        <w:instrText>ADDIN CSL_CITATION { "citationItems" : [ { "id" : "ITEM-1", "itemData" : { "ISSN" : "0272-7714", "author" : [ { "dropping-particle" : "", "family" : "Fabricius", "given" : "Katharina E", "non-dropping-particle" : "", "parse-names" : false, "suffix" : "" }, { "dropping-particle" : "", "family" : "De\u2019ath", "given" : "Glenn", "non-dropping-particle" : "", "parse-names" : false, "suffix" : "" }, { "dropping-particle" : "", "family" : "Humphrey", "given" : "Craig", "non-dropping-particle" : "", "parse-names" : false, "suffix" : "" }, { "dropping-particle" : "", "family" : "Zagorskis", "given" : "Irena", "non-dropping-particle" : "", "parse-names" : false, "suffix" : "" }, { "dropping-particle" : "", "family" : "Schaffelke", "given" : "Britta", "non-dropping-particle" : "", "parse-names" : false, "suffix" : "" } ], "container-title" : "Estuarine, Coastal and Shelf Science", "id" : "ITEM-1", "issued" : { "date-parts" : [ [ "2012" ] ] }, "page" : "1-9", "title" : "Intra-annual variation in turbidity in response to terrestrial runoff on near-shore coral reefs of the Great Barrier Reef", "type" : "article-journal" }, "uris" : [ "http://www.mendeley.com/documents/?uuid=e32df877-4a65-4333-a49a-aef34c53e194" ] } ], "mendeley" : { "previouslyFormattedCitation" : "(Fabricius et al., 2012)" }, "properties" : { "noteIndex" : 0 }, "schema" : "https://github.com/citation-style-language/schema/raw/master/csl-citation.json" }</w:instrText>
      </w:r>
      <w:r w:rsidR="003C3570">
        <w:fldChar w:fldCharType="separate"/>
      </w:r>
      <w:r w:rsidR="003C3570" w:rsidRPr="003C3570">
        <w:rPr>
          <w:noProof/>
        </w:rPr>
        <w:t>(Fabricius et al., 2012)</w:t>
      </w:r>
      <w:r w:rsidR="003C3570">
        <w:fldChar w:fldCharType="end"/>
      </w:r>
      <w:r w:rsidR="008364A0">
        <w:t xml:space="preserve"> or sediment accumulation</w:t>
      </w:r>
      <w:r w:rsidR="00242865">
        <w:t xml:space="preserve"> on the reef or in traps</w:t>
      </w:r>
      <w:r w:rsidR="008364A0">
        <w:t xml:space="preserve"> (measured as mass per area per time)</w:t>
      </w:r>
      <w:r w:rsidR="003C3570">
        <w:fldChar w:fldCharType="begin" w:fldLock="1"/>
      </w:r>
      <w:r w:rsidR="008245E9">
        <w:instrText>ADDIN CSL_CITATION { "citationItems" : [ { "id" : "ITEM-1",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"ITEM-1",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"id" : "ITEM-2",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"ITEM-2",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"(Muzuka et al., 2010; Presto et al., 2006)" }, "properties" : { "noteIndex" : 0 }, "schema" : "https://github.com/citation-style-language/schema/raw/master/csl-citation.json" }</w:instrText>
      </w:r>
      <w:r w:rsidR="003C3570">
        <w:fldChar w:fldCharType="separate"/>
      </w:r>
      <w:r w:rsidR="008245E9" w:rsidRPr="008245E9">
        <w:rPr>
          <w:noProof/>
        </w:rPr>
        <w:t>(Muzuka et al., 2010; Presto et al., 2006)</w:t>
      </w:r>
      <w:r w:rsidR="003C3570">
        <w:fldChar w:fldCharType="end"/>
      </w:r>
      <w:r w:rsidR="008364A0">
        <w:t xml:space="preserve">. </w:t>
      </w:r>
      <w:commentRangeStart w:id="6"/>
      <w:r w:rsidR="002C316A">
        <w:t>Deploying tube</w:t>
      </w:r>
      <w:r w:rsidR="00A77B87">
        <w:t xml:space="preserve"> traps</w:t>
      </w:r>
      <w:r w:rsidR="002C316A">
        <w:t xml:space="preserve"> is</w:t>
      </w:r>
      <w:r w:rsidR="00A77B87">
        <w:t xml:space="preserve"> the most common method for measuring sediment accumulation in shallow coral reef environments, and collected sediment can be analyzed for composition to determine the terrigenous fraction </w:t>
      </w:r>
      <w:commentRangeEnd w:id="6"/>
      <w:r w:rsidR="002D5620">
        <w:rPr>
          <w:rStyle w:val="CommentReference"/>
        </w:rPr>
        <w:commentReference w:id="6"/>
      </w:r>
      <w:r w:rsidR="00A77B87">
        <w:fldChar w:fldCharType="begin" w:fldLock="1"/>
      </w:r>
      <w:r w:rsidR="008245E9">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"id" : "ITEM-2", "itemData" : { "ISBN" : "0025-3235", "author" : [ { "dropping-particle" : "", "family" : "White", "given" : "J", "non-dropping-particle" : "", "parse-names" : false, "suffix" : "" } ], "container-title" : "Marine Geophysical Research", "id" : "ITEM-2", "issue" : "1", "issued" : { "date-parts" : [ [ "1990" ] ] }, "page" : "145-152", "title" : "The use of sediment traps in high-energy environments", "type" : "article-journal", "volume" : "12" }, "uris" : [ "http://www.mendeley.com/documents/?uuid=cb94b7ee-49c2-417b-a837-1086cb2fa8b5" ] }, { "id" : "ITEM-3", "itemData" : { "author" : [ { "dropping-particle" : "", "family" : "Gardner", "given" : "Wilford D.", "non-dropping-particle" : "", "parse-names" : false, "suffix" : "" } ], "container-title" : "Journal of Marine Research", "id" : "ITEM-3", "issue" : "1", "issued" : { "date-parts" : [ [ "1980" ] ] }, "page" : "41-52", "title" : "Field assessment of sediment traps", "type" : "article-journal", "volume" : "38" }, "uris" : [ "http://www.mendeley.com/documents/?uuid=851f7464-b9b4-45cf-a839-240322b0e2e9" ] }, { "id" : "ITEM-4", "itemData" : { "DOI" : "10.1016/j.ecss.2009.09.014", "ISSN" : "02727714", "author" : [ { "dropping-particle" : "", "family" : "Takesue", "given" : "Renee K.", "non-dropping-particle" : "", "parse-names" : false, "suffix" : "" }, { "dropping-particle" : "", "family" : "Bothner", "given" : "Michael H.", "non-dropping-particle" : "", "parse-names" : false, "suffix" : "" }, { "dropping-particle" : "", "family" : "Reynolds", "given" : "Richard L.", "non-dropping-particle" : "", "parse-names" : false, "suffix" : "" } ], "container-title" : "Estuarine, Coastal and Shelf Science", "id" : "ITEM-4", "issue" : "3", "issued" : { "date-parts" : [ [ "2009", "11" ] ] }, "page" : "459-471", "publisher" : "Elsevier Ltd", "title" : "Sources of land-derived runoff to a coral reef-fringed embayment identified using geochemical tracers in nearshore sediment traps", "type" : "article-journal", "volume" : "85" }, "uris" : [ "http://www.mendeley.com/documents/?uuid=44f776ed-527f-4ece-8776-5d1547626bee" ] } ], "mendeley" : { "previouslyFormattedCitation" : "(Gardner, 1980; Storlazzi et al., 2011; Takesue et al., 2009; White, 1990)" }, "properties" : { "noteIndex" : 0 }, "schema" : "https://github.com/citation-style-language/schema/raw/master/csl-citation.json" }</w:instrText>
      </w:r>
      <w:r w:rsidR="00A77B87">
        <w:fldChar w:fldCharType="separate"/>
      </w:r>
      <w:r w:rsidR="00A77B87" w:rsidRPr="00B93519">
        <w:rPr>
          <w:noProof/>
        </w:rPr>
        <w:t>(Gardner, 1980; Storlazzi et al., 2011; Takesue et al., 2009; White, 1990)</w:t>
      </w:r>
      <w:r w:rsidR="00A77B87">
        <w:fldChar w:fldCharType="end"/>
      </w:r>
      <w:r w:rsidR="00A77B87">
        <w:t xml:space="preserve">. </w:t>
      </w:r>
      <w:r w:rsidR="008D11B8" w:rsidRPr="004867E7">
        <w:t>Apart from the methodological disagreements about the</w:t>
      </w:r>
      <w:r w:rsidR="00E360D2" w:rsidRPr="004867E7">
        <w:t xml:space="preserve"> co</w:t>
      </w:r>
      <w:r w:rsidR="004867E7">
        <w:t>llection and</w:t>
      </w:r>
      <w:r w:rsidR="008D11B8" w:rsidRPr="004867E7">
        <w:t xml:space="preserve"> interpretation of these da</w:t>
      </w:r>
      <w:r w:rsidR="004A6DBF" w:rsidRPr="004867E7">
        <w:t>ta</w:t>
      </w:r>
      <w:r w:rsidR="00A77B87">
        <w:t xml:space="preserve"> </w:t>
      </w:r>
      <w:r w:rsidR="00A77B87">
        <w:fldChar w:fldCharType="begin" w:fldLock="1"/>
      </w:r>
      <w:r w:rsidR="008245E9">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"mendeley" : { "previouslyFormattedCitation" : "(Storlazzi et al., 2011)" }, "properties" : { "noteIndex" : 0 }, "schema" : "https://github.com/citation-style-language/schema/raw/master/csl-citation.json" }</w:instrText>
      </w:r>
      <w:r w:rsidR="00A77B87">
        <w:fldChar w:fldCharType="separate"/>
      </w:r>
      <w:r w:rsidR="00A77B87" w:rsidRPr="00A77B87">
        <w:rPr>
          <w:noProof/>
        </w:rPr>
        <w:t>(Storlazzi et al., 2011)</w:t>
      </w:r>
      <w:r w:rsidR="00A77B87">
        <w:fldChar w:fldCharType="end"/>
      </w:r>
      <w:r w:rsidR="004A6DBF" w:rsidRPr="004867E7">
        <w:t xml:space="preserve">, it is difficult to determine </w:t>
      </w:r>
      <w:r w:rsidR="00E360D2" w:rsidRPr="004867E7">
        <w:t>if these are ecologically meaningful indicators of coral stress</w:t>
      </w:r>
      <w:r w:rsidR="004A6DBF" w:rsidRPr="004867E7">
        <w:t>. Indeed some co</w:t>
      </w:r>
      <w:r w:rsidR="00723784" w:rsidRPr="004867E7">
        <w:t>rals are well-adapted to turbid</w:t>
      </w:r>
      <w:r w:rsidR="004A6DBF" w:rsidRPr="004867E7">
        <w:t xml:space="preserve"> conditions</w:t>
      </w:r>
      <w:r w:rsidR="00723784" w:rsidRPr="004867E7">
        <w:t xml:space="preserve"> </w:t>
      </w:r>
      <w:r w:rsidR="004867E7">
        <w:fldChar w:fldCharType="begin" w:fldLock="1"/>
      </w:r>
      <w:r w:rsidR="008245E9">
        <w:instrText>ADDIN CSL_CITATION { "citationItems" : [ { "id" : "ITEM-1", "itemData" : { "DOI" : "10.1130/g33261.1", "ISBN" : "0091-7613", "abstract" : "Global-scale deteriorations in coral reef health are projected to lead to a progressive decline in reef-building potential and ultimately to states of net reef erosion. These transitions may be driven by various human disturbances and by climate change; however, increased terrestrial sediment and nutrient yields from anthropogenically modified coastal catchments are widely recognized as a major threat. As water quality deteriorates, reduced coral cover and species diversity are commonly inferred, and lower reef accretion rates and impaired reef development are assumed consequences. Here we present a detailed chronostratigraphic growth history, constrained by 40 accelerator mass spectrometry radiocarbon dates for Middle Reef, an inshore turbid-zone reef on Australia's Great Barrier Reef, that challenges the assumption that high terrestrial sediment inputs inherently restrict reef accretion rates and inhibit reef development. We establish that Middle Reef has vertically accreted very rapidly for more than 700 yr, at an average rate of 8.3 mm yr(-1). Accretion rates varied across the reef at different times, but it is significant that the periods of most rapid accretion (averaging 13.0 mm yr(-1)) coincide with phases of reef development dominated by fine-grained terrigenoclastic sediment accumulation. We suggest that this is in large part a function of a high rate of terrigenous sediment accumulation aiding the postmortem preservation of coral skeletal material. Both maximum and site-averaged accretion rates match or exceed those documented for most clear-water, mid- and outer-shelf reefs in the region over the past 9000 yr, and those determined for many reefs throughout the Indian and Pacific Oceans over the same period. While examples of inshore coral reefs that have been degraded in the short term by excessive terrestrial sedimentation clearly exist, others clearly tolerate high sedimentation and turbidity, and our data confirm that sustained and long-term rapid reef growth is possible in these environments.", "author" : [ { "dropping-particle" : "", "family" : "Perry", "given" : "Chris", "non-dropping-particle" : "", "parse-names" : false, "suffix" : "" }, { "dropping-particle" : "", "family" : "Smithers", "given" : "S. G.", "non-dropping-particle" : "", "parse-names" : false, "suffix" : "" }, { "dropping-particle" : "", "family" : "Gulliver", "given" : "P.", "non-dropping-particle" : "", "parse-names" : false, "suffix" : "" }, { "dropping-particle" : "", "family" : "Browne", "given" : "N. K.", "non-dropping-particle" : "", "parse-names" : false, "suffix" : "" } ], "container-title" : "Geology", "id" : "ITEM-1", "issue" : "8", "issued" : { "date-parts" : [ [ "2012" ] ] }, "note" : "ISI Document Delivery No.: 983CF\nTimes Cited: 0\nCited Reference Count: 16\nPerry, C. T. Smithers, S. G. Gulliver, P. Browne, N. K.\nLeverhulme Trust (UK)[RF/4/REG/2007/0106]; Natural Environment Research Council (UK)[1458.0310]\nWe thank The Leverhulme Trust (UK) for funding this research under a Research Fellowship (RF/4/REG/2007/0106) to Perry, and the Natural Environment Research Council (UK) for an AMS Radiocarbon Dating Allocation (1458.0310) to Perry, Smithers, and Gulliver.\nGeological soc amer, inc\nBoulder", "page" : "719-722", "title" : "Evidence of very rapid reef accretion and reef growth under high turbidity and terrigenous sedimentation", "type" : "article-journal", "volume" : "40" }, "uris" : [ "http://www.mendeley.com/documents/?uuid=420cedeb-e661-4829-b84c-be4ea12ab7eb" ] } ], "mendeley" : { "previouslyFormattedCitation" : "(Perry et al., 2012)" }, "properties" : { "noteIndex" : 0 }, "schema" : "https://github.com/citation-style-language/schema/raw/master/csl-citation.json" }</w:instrText>
      </w:r>
      <w:r w:rsidR="004867E7">
        <w:fldChar w:fldCharType="separate"/>
      </w:r>
      <w:r w:rsidR="004867E7" w:rsidRPr="004867E7">
        <w:rPr>
          <w:noProof/>
        </w:rPr>
        <w:t>(Perry et al., 2012)</w:t>
      </w:r>
      <w:r w:rsidR="004867E7">
        <w:fldChar w:fldCharType="end"/>
      </w:r>
      <w:r w:rsidR="00A77B87">
        <w:t>,</w:t>
      </w:r>
      <w:r w:rsidR="004867E7">
        <w:t xml:space="preserve"> </w:t>
      </w:r>
      <w:r w:rsidR="00723784" w:rsidRPr="004867E7">
        <w:t>and deposited sediment can be</w:t>
      </w:r>
      <w:r w:rsidR="004A6DBF" w:rsidRPr="004867E7">
        <w:t xml:space="preserve"> removed actively by the coral itself, or passively by wave action, before it is lethal.</w:t>
      </w:r>
      <w:r w:rsidR="00E360D2" w:rsidRPr="004867E7">
        <w:t xml:space="preserve"> </w:t>
      </w:r>
      <w:r w:rsidR="001F4BCB" w:rsidRPr="004867E7">
        <w:t>The stress on the coral organism increases linearly with the</w:t>
      </w:r>
      <w:r w:rsidR="00E11D24">
        <w:t xml:space="preserve"> deposition</w:t>
      </w:r>
      <w:r w:rsidR="001F4BCB" w:rsidRPr="004867E7">
        <w:t xml:space="preserve"> amount and the duration of exposure </w:t>
      </w:r>
      <w:r w:rsidR="001F4BCB" w:rsidRPr="004867E7">
        <w:fldChar w:fldCharType="begin" w:fldLock="1"/>
      </w:r>
      <w:r w:rsidR="008245E9">
        <w:instrText>ADDIN CSL_CITATION { "citationItems" : [ { "id" : "ITEM-1", "itemData" : { "DOI" : "10.1016/j.marpolbul.2004.11.028", "ISSN" : "0025-326X", "PMID" : "15737355", "abstract" : "This paper reviews and evaluates the current state of knowledge on the direct effects of terrestrial runoff on (1) the growth and survival of hard coral colonies, (2) coral reproduction and recruitment, and (3) organisms that interact with coral populations (coralline algae, bioeroders, macroalgae and heterotrophic filter feeders as space competitors, pathogens, and coral predators). The responses of each of these groups are evaluated separately against the four main water quality parameters: (1) increased dissolved inorganic nutrients, (2) enrichment with particulate organic matter, (3) light reduction from turbidity and (4) increased sedimentation. This separation facilitates disentangling and understanding the mechanisms leading to changes in the field, where many contaminants and many responses co-occur. The review also summarises geographic and biological factors that determine local and regional levels of resistance and resilience to degradation. It provides a conceptual aid to assess the kind of change(s) likely to occur in response to changing coastal water quality.", "author" : [ { "dropping-particle" : "", "family" : "Fabricius", "given" : "Katharina E", "non-dropping-particle" : "", "parse-names" : false, "suffix" : "" } ], "container-title" : "Marine pollution bulletin", "id" : "ITEM-1", "issue" : "2", "issued" : { "date-parts" : [ [ "2005", "2" ] ] }, "page" : "125-46", "title" : "Effects of terrestrial runoff on the ecology of corals and coral reefs: review and synthesis.", "type" : "article-journal", "volume" : "50" }, "uris" : [ "http://www.mendeley.com/documents/?uuid=9aa30c62-67f8-4534-acd0-5ee814d34428" ] } ], "mendeley" : { "previouslyFormattedCitation" : "(Fabricius, 2005)" }, "properties" : { "noteIndex" : 0 }, "schema" : "https://github.com/citation-style-language/schema/raw/master/csl-citation.json" }</w:instrText>
      </w:r>
      <w:r w:rsidR="001F4BCB" w:rsidRPr="004867E7">
        <w:fldChar w:fldCharType="separate"/>
      </w:r>
      <w:r w:rsidR="004867E7" w:rsidRPr="004867E7">
        <w:rPr>
          <w:noProof/>
        </w:rPr>
        <w:t>(Fabricius, 2005)</w:t>
      </w:r>
      <w:r w:rsidR="001F4BCB" w:rsidRPr="004867E7">
        <w:fldChar w:fldCharType="end"/>
      </w:r>
      <w:r w:rsidR="00E11D24">
        <w:t xml:space="preserve"> but t</w:t>
      </w:r>
      <w:r w:rsidR="006924C1">
        <w:t xml:space="preserve">ube traps do not allow for sediment resuspension, overestimating the residence time of deposited sediment </w:t>
      </w:r>
      <w:r w:rsidR="006924C1">
        <w:fldChar w:fldCharType="begin" w:fldLock="1"/>
      </w:r>
      <w:r w:rsidR="008245E9">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"mendeley" : { "previouslyFormattedCitation" : "(Storlazzi et al., 2011)" }, "properties" : { "noteIndex" : 0 }, "schema" : "https://github.com/citation-style-language/schema/raw/master/csl-citation.json" }</w:instrText>
      </w:r>
      <w:r w:rsidR="006924C1">
        <w:fldChar w:fldCharType="separate"/>
      </w:r>
      <w:r w:rsidR="006924C1" w:rsidRPr="002C316A">
        <w:rPr>
          <w:noProof/>
        </w:rPr>
        <w:t>(Storlazzi et al., 2011)</w:t>
      </w:r>
      <w:r w:rsidR="006924C1">
        <w:fldChar w:fldCharType="end"/>
      </w:r>
      <w:r w:rsidR="00E11D24">
        <w:t xml:space="preserve">. </w:t>
      </w:r>
      <w:r w:rsidR="00E11D24">
        <w:rPr>
          <w:rFonts w:ascii="Calibri" w:hAnsi="Calibri"/>
          <w:color w:val="000000"/>
        </w:rPr>
        <w:fldChar w:fldCharType="begin" w:fldLock="1"/>
      </w:r>
      <w:r w:rsidR="00E11D24">
        <w:rPr>
          <w:rFonts w:ascii="Calibri" w:hAnsi="Calibri"/>
          <w:color w:val="000000"/>
        </w:rPr>
        <w:instrText>ADDIN CSL_CITATION { "citationItems" : [ { "id" : "ITEM-1", "itemData" : { "DOI" : "10.1007/s00338-012-0953-5", "ISSN" : "0722-4028", "author" : [ { "dropping-particle" : "", "family" : "Field", "given" : "Michael E.", "non-dropping-particle" : "", "parse-names" : false, "suffix" : "" }, { "dropping-particle" : "", "family" : "Chezar", "given" : "H.", "non-dropping-particle" : "", "parse-names" : false, "suffix" : "" }, { "dropping-particle" : "", "family" : "Storlazzi", "given" : "Curt D.", "non-dropping-particle" : "", "parse-names" : false, "suffix" : "" } ], "container-title" : "Coral Reefs", "id" : "ITEM-1", "issued" : { "date-parts" : [ [ "2012", "9", "12" ] ] }, "title" : "SedPods: a low-cost coral proxy for measuring net sedimentation", "type" : "article-journal" }, "uris" : [ "http://www.mendeley.com/documents/?uuid=bb90bca2-a7df-412a-9a83-a72d56056cc6" ] } ], "mendeley" : { "manualFormatting" : "Field et al. (2012)", "previouslyFormattedCitation" : "(Field et al., 2012)" }, "properties" : { "noteIndex" : 0 }, "schema" : "https://github.com/citation-style-language/schema/raw/master/csl-citation.json" }</w:instrText>
      </w:r>
      <w:r w:rsidR="00E11D24">
        <w:rPr>
          <w:rFonts w:ascii="Calibri" w:hAnsi="Calibri"/>
          <w:color w:val="000000"/>
        </w:rPr>
        <w:fldChar w:fldCharType="separate"/>
      </w:r>
      <w:r w:rsidR="00E11D24" w:rsidRPr="00B93519">
        <w:rPr>
          <w:rFonts w:ascii="Calibri" w:hAnsi="Calibri"/>
          <w:noProof/>
          <w:color w:val="000000"/>
        </w:rPr>
        <w:t>Field et al</w:t>
      </w:r>
      <w:r w:rsidR="00E11D24">
        <w:rPr>
          <w:rFonts w:ascii="Calibri" w:hAnsi="Calibri"/>
          <w:noProof/>
          <w:color w:val="000000"/>
        </w:rPr>
        <w:t>. (</w:t>
      </w:r>
      <w:r w:rsidR="00E11D24" w:rsidRPr="00B93519">
        <w:rPr>
          <w:rFonts w:ascii="Calibri" w:hAnsi="Calibri"/>
          <w:noProof/>
          <w:color w:val="000000"/>
        </w:rPr>
        <w:t>2012)</w:t>
      </w:r>
      <w:r w:rsidR="00E11D24">
        <w:rPr>
          <w:rFonts w:ascii="Calibri" w:hAnsi="Calibri"/>
          <w:color w:val="000000"/>
        </w:rPr>
        <w:fldChar w:fldCharType="end"/>
      </w:r>
      <w:r w:rsidR="00E11D24">
        <w:rPr>
          <w:rFonts w:ascii="Calibri" w:hAnsi="Calibri"/>
          <w:color w:val="000000"/>
        </w:rPr>
        <w:t xml:space="preserve"> proposed the use of “SedPods” </w:t>
      </w:r>
      <w:r w:rsidR="00E11D24">
        <w:rPr>
          <w:rFonts w:ascii="Calibri" w:hAnsi="Calibri"/>
          <w:color w:val="000000"/>
        </w:rPr>
        <w:t>where sediment accumulation is measured on a flat surface, allowing resuspension, but s</w:t>
      </w:r>
      <w:r w:rsidR="00E11D24">
        <w:t>ediment tube traps are still widely used. Tube traps have</w:t>
      </w:r>
      <w:r w:rsidR="006924C1">
        <w:t xml:space="preserve"> been used to determine critical thresholds for coral stress</w:t>
      </w:r>
      <w:r w:rsidR="00E11D24">
        <w:t xml:space="preserve">, and although these thresholds </w:t>
      </w:r>
      <w:r w:rsidR="00A77B87">
        <w:t>vary by coral species and environmental setting</w:t>
      </w:r>
      <w:r w:rsidR="00E11D24">
        <w:t>, they give a relative measure of coral stress and can be compared among sites</w:t>
      </w:r>
      <w:r w:rsidR="00A77B87">
        <w:t xml:space="preserve">. </w:t>
      </w:r>
      <w:r w:rsidR="007616A7" w:rsidRPr="004867E7">
        <w:t xml:space="preserve">While the complex interaction of sediment composition, hydrodynamics, and coral physiology are important, basic questions about </w:t>
      </w:r>
      <w:r w:rsidR="00A77B87">
        <w:t xml:space="preserve">location and controls on </w:t>
      </w:r>
      <w:r w:rsidR="007616A7" w:rsidRPr="004867E7">
        <w:t xml:space="preserve">net </w:t>
      </w:r>
      <w:r w:rsidR="00A77B87">
        <w:t xml:space="preserve">terrigenous </w:t>
      </w:r>
      <w:r w:rsidR="007616A7" w:rsidRPr="004867E7">
        <w:t>sedimentation rates</w:t>
      </w:r>
      <w:r w:rsidR="00A77B87">
        <w:t xml:space="preserve"> are unknown at the study site in</w:t>
      </w:r>
      <w:r w:rsidR="007616A7" w:rsidRPr="004867E7">
        <w:t xml:space="preserve"> American Samoa, and are the focus of this research. </w:t>
      </w:r>
    </w:p>
    <w:p w14:paraId="74F3F632" w14:textId="77777777" w:rsidR="003E76C8" w:rsidRPr="002D6348" w:rsidRDefault="003E76C8" w:rsidP="005D725B">
      <w:pPr>
        <w:rPr>
          <w:b/>
        </w:rPr>
      </w:pPr>
      <w:r w:rsidRPr="002D6348">
        <w:rPr>
          <w:b/>
        </w:rPr>
        <w:t>Intellectual merit</w:t>
      </w:r>
    </w:p>
    <w:p w14:paraId="4E38C1B1" w14:textId="77777777" w:rsidR="00027F6A" w:rsidRDefault="00FB1700" w:rsidP="00FB1700">
      <w:pPr>
        <w:ind w:firstLine="576"/>
      </w:pPr>
      <w:r>
        <w:t xml:space="preserve">Many studies have measured sediment deposition on corals but few have developed an integrated understanding of the temporal interaction of flood-supplied sediment, water circulation patterns, and the resulting deposition on corals. The few studies that have integrated terrestrial and marine sediment dynamics  were limited by a small number of flood events due to limited number of flood events in drier areas </w:t>
      </w:r>
      <w:r>
        <w:fldChar w:fldCharType="begin" w:fldLock="1"/>
      </w:r>
      <w:r w:rsidR="008245E9">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"ITEM-2", "issue" : "3-4", "issued" : { "date-parts" : [ [ "2009", "2", "5" ] ] }, "page" : "574-585", "title" : "Supply and dispersal of flood sediment from a steep, tropical watershed: Hanalei Bay, Kaua'i, Hawai'i, USA", "type" : "article-journal", "volume" : "121" }, "uris" : [ "http://www.mendeley.com/documents/?uuid=dcaf7340-2db6-42f6-b579-3c066da804c3" ] }, { "id" : "ITEM-3", "itemData" : { "DOI" : "10.1007/s00338-004-0415-9", "ISSN" : "0722-4028", "author"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"dropping-particle" : "", "family" : "Presto", "given" : "M.K.", "non-dropping-particle" : "", "parse-names" : false, "suffix" : "" } ], "container-title" : "Coral Reefs", "id" : "ITEM-3", "issued" : { "date-parts" : [ [ "2004", "7", "30" ] ] }, "page" : "559-569", "title" : "Sediment resuspension and transport patterns on a fringing reef flat, Molokai, Hawaii", "type" : "article-journal" }, "uris" : [ "http://www.mendeley.com/documents/?uuid=9943cdc5-a018-4793-be66-7f3f7619aea9" ] } ], "mendeley" : { "previouslyFormattedCitation" : "(Draut et al., 2009; Ogston et al., 2004; Storlazzi et al., 2009)" }, "properties" : { "noteIndex" : 0 }, "schema" : "https://github.com/citation-style-language/schema/raw/master/csl-citation.json" }</w:instrText>
      </w:r>
      <w:r>
        <w:fldChar w:fldCharType="separate"/>
      </w:r>
      <w:r w:rsidRPr="00406C2A">
        <w:rPr>
          <w:noProof/>
        </w:rPr>
        <w:t>(Draut et al., 2009; Ogston et al., 2004; Storlazzi et al., 2009)</w:t>
      </w:r>
      <w:r>
        <w:fldChar w:fldCharType="end"/>
      </w:r>
      <w:r>
        <w:t xml:space="preserve"> or limited deployment times </w:t>
      </w:r>
      <w:r>
        <w:fldChar w:fldCharType="begin" w:fldLock="1"/>
      </w:r>
      <w:r w:rsidR="008245E9">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"id" : "ITEM-2", "itemData" : { "ISBN" : "0272-7714", "author" : [ { "dropping-particle" : "", "family" : "Wolanski", "given" : "Eric", "non-dropping-particle" : "", "parse-names" : false, "suffix" : "" }, { "dropping-particle" : "", "family" : "Fabricius", "given" : "Katharina E", "non-dropping-particle" : "", "parse-names" : false, "suffix" : "" }, { "dropping-particle" : "", "family" : "Spagnol", "given" : "S", "non-dropping-particle" : "", "parse-names" : false, "suffix" : "" }, { "dropping-particle" : "", "family" : "Brinkman", "given" : "R", "non-dropping-particle" : "", "parse-names" : false, "suffix" : "" } ], "container-title" : "Estuarine, Coastal and Shelf Science", "id" : "ITEM-2", "issue" : "1", "issued" : { "date-parts" : [ [ "2005" ] ] }, "page" : "153-158", "title" : "Fine sediment budget on an inner-shelf coral-fringed island, Great Barrier Reef of Australia", "type" : "article-journal", "volume" : "65" }, "uris" : [ "http://www.mendeley.com/documents/?uuid=23385a69-d385-46a6-9790-b9c335aae919" ] } ], "mendeley" : { "previouslyFormattedCitation" : "(Wolanski et al., 2005, 2003)" }, "properties" : { "noteIndex" : 0 }, "schema" : "https://github.com/citation-style-language/schema/raw/master/csl-citation.json" }</w:instrText>
      </w:r>
      <w:r>
        <w:fldChar w:fldCharType="separate"/>
      </w:r>
      <w:r w:rsidRPr="00332836">
        <w:rPr>
          <w:noProof/>
        </w:rPr>
        <w:t>(Wolanski et al., 2005, 2003)</w:t>
      </w:r>
      <w:r>
        <w:fldChar w:fldCharType="end"/>
      </w:r>
      <w:r>
        <w:t xml:space="preserve">. Other studies have focused on only the tropical wet season when deposition is highest, and neglected investigating the important dynamics of </w:t>
      </w:r>
      <w:r w:rsidR="00DC5A3D">
        <w:t xml:space="preserve">potential </w:t>
      </w:r>
      <w:r>
        <w:t xml:space="preserve">sediment removal and flushing during the dry season </w:t>
      </w:r>
      <w:r>
        <w:fldChar w:fldCharType="begin" w:fldLock="1"/>
      </w:r>
      <w:r w:rsidR="008245E9">
        <w:instrText>ADDIN CSL_CITATION { "citationItems" : [ { "id" : "ITEM-1", "itemData" : { "DOI" : "10.1016/j.ecss.2005.07.025", "ISSN" : "02727714", "author" : [ { "dropping-particle" : "", "family" : "Victor", "given" : "Steven",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"ITEM-1", "issue" : "3-4", "issued" : { "date-parts" : [ [ "2006", "2" ] ] }, "page" : "409-416", "title" : "Sedimentation in mangroves and coral reefs in a wet tropical island, Pohnpei, Micronesia", "type" : "article-journal", "volume" : "66" }, "uris" : [ "http://www.mendeley.com/documents/?uuid=93599880-52b5-45d7-8f48-d3b271c58085" ] }, { "id" : "ITEM-2",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"ITEM-2",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"previouslyFormattedCitation" : "(Muzuka et al., 2010; Victor et al., 2006)" }, "properties" : { "noteIndex" : 0 }, "schema" : "https://github.com/citation-style-language/schema/raw/master/csl-citation.json" }</w:instrText>
      </w:r>
      <w:r>
        <w:fldChar w:fldCharType="separate"/>
      </w:r>
      <w:r w:rsidRPr="00C9520D">
        <w:rPr>
          <w:noProof/>
        </w:rPr>
        <w:t>(Muzuka et al., 2010; Victor et al., 2006)</w:t>
      </w:r>
      <w:r>
        <w:fldChar w:fldCharType="end"/>
      </w:r>
      <w:r>
        <w:t>.</w:t>
      </w:r>
    </w:p>
    <w:p w14:paraId="62D58DE1" w14:textId="1ACCCAF6" w:rsidR="000B330A" w:rsidRDefault="0011418C" w:rsidP="000B330A">
      <w:pPr>
        <w:ind w:firstLine="576"/>
        <w:rPr>
          <w:b/>
        </w:rPr>
      </w:pPr>
      <w:r>
        <w:lastRenderedPageBreak/>
        <w:t xml:space="preserve">The study will have important management applications, since detection of the efficacy of various efforts to mitigate sediment supply may be complicated by </w:t>
      </w:r>
      <w:r w:rsidR="000B330A">
        <w:t>variable</w:t>
      </w:r>
      <w:r>
        <w:t xml:space="preserve"> hydrodynamic conditions.  This study will provide a framework for controlling for hydrodynamic effects that will allow quantification of the impacts of ongoing sediment mitigation efforts.</w:t>
      </w:r>
      <w:r w:rsidR="000B330A" w:rsidRPr="000B330A">
        <w:rPr>
          <w:b/>
        </w:rPr>
        <w:t xml:space="preserve"> </w:t>
      </w:r>
    </w:p>
    <w:p w14:paraId="13A25E71" w14:textId="35B0D225" w:rsidR="000B330A" w:rsidRPr="002D6348" w:rsidRDefault="000B330A" w:rsidP="000B330A">
      <w:pPr>
        <w:rPr>
          <w:b/>
        </w:rPr>
      </w:pPr>
      <w:r w:rsidRPr="002D6348">
        <w:rPr>
          <w:b/>
        </w:rPr>
        <w:t>Modeling monthly mean sedimentation</w:t>
      </w:r>
    </w:p>
    <w:p w14:paraId="726B81EF" w14:textId="0D66A60A" w:rsidR="0011418C" w:rsidRDefault="000B330A" w:rsidP="000B330A">
      <w:pPr>
        <w:pStyle w:val="ListParagraph"/>
        <w:ind w:left="0" w:firstLine="576"/>
      </w:pPr>
      <w:r>
        <w:t xml:space="preserve">Interpretation of any change in sediment accumulation rates following mitigation activities requires a conceptual and mathematical model of the dominant circulation conditions that control sedimentation on the reef. The modeling approach is similar to other efforts that have attempted to limit the complexity of the modeling approach, but still account for the impact of ocean conditions on sedimentation </w:t>
      </w:r>
      <w:r>
        <w:fldChar w:fldCharType="begin"/>
      </w:r>
      <w:r>
        <w:instrText xml:space="preserve"> ADDIN EN.CITE &lt;EndNote&gt;&lt;Cite&gt;&lt;Author&gt;Fabricius&lt;/Author&gt;&lt;Year&gt;2012&lt;/Year&gt;&lt;RecNum&gt;127&lt;/RecNum&gt;&lt;DisplayText&gt;(Fabricius et al. 2012)&lt;/DisplayText&gt;&lt;record&gt;&lt;rec-number&gt;127&lt;/rec-number&gt;&lt;foreign-keys&gt;&lt;key app="EN" db-id="9rz0sxsf5wzadbeat27vewpbwtea5drfdesw"&gt;127&lt;/key&gt;&lt;/foreign-keys&gt;&lt;ref-type name="Journal Article"&gt;17&lt;/ref-type&gt;&lt;contributors&gt;&lt;authors&gt;&lt;author&gt;Fabricius, K.E.&lt;/author&gt;&lt;author&gt;De’ath, G.&lt;/author&gt;&lt;author&gt;Humphrey, C.&lt;/author&gt;&lt;author&gt;Zagorskis, I.&lt;/author&gt;&lt;author&gt;Schaffelke, B.&lt;/author&gt;&lt;/authors&gt;&lt;/contributors&gt;&lt;titles&gt;&lt;title&gt;Intra-annual variation in turbidity in response to terrestrial runoff on near-shore coral reefs of the Great Barrier Reef&lt;/title&gt;&lt;secondary-title&gt;Estuarine, Coastal and Shelf Science&lt;/secondary-title&gt;&lt;/titles&gt;&lt;periodical&gt;&lt;full-title&gt;Estuarine, Coastal and Shelf Science&lt;/full-title&gt;&lt;/periodical&gt;&lt;pages&gt;1-9&lt;/pages&gt;&lt;volume&gt;in press&lt;/volume&gt;&lt;dates&gt;&lt;year&gt;2012&lt;/year&gt;&lt;/dates&gt;&lt;isbn&gt;0272-7714&lt;/isbn&gt;&lt;urls&gt;&lt;/urls&gt;&lt;/record&gt;&lt;/Cite&gt;&lt;/EndNote&gt;</w:instrText>
      </w:r>
      <w:r>
        <w:fldChar w:fldCharType="separate"/>
      </w:r>
      <w:r>
        <w:rPr>
          <w:noProof/>
        </w:rPr>
        <w:t>(</w:t>
      </w:r>
      <w:hyperlink w:anchor="_ENREF_4" w:tooltip="Fabricius, 2012 #127" w:history="1">
        <w:r>
          <w:rPr>
            <w:noProof/>
          </w:rPr>
          <w:t>Fabricius et al. 2012</w:t>
        </w:r>
      </w:hyperlink>
      <w:r>
        <w:rPr>
          <w:noProof/>
        </w:rPr>
        <w:t>)</w:t>
      </w:r>
      <w:r>
        <w:fldChar w:fldCharType="end"/>
      </w:r>
      <w:r>
        <w:t>. The proposed model is a semi-empirical model using linear regressions and statistical methods to</w:t>
      </w:r>
      <w:r>
        <w:t xml:space="preserve"> address the following research questions and</w:t>
      </w:r>
      <w:r>
        <w:t xml:space="preserve"> test hypotheses about the influence of the dominant controls on sediment accumulation.</w:t>
      </w:r>
    </w:p>
    <w:p w14:paraId="2164977A" w14:textId="77777777" w:rsidR="003E76C8" w:rsidRDefault="003E76C8" w:rsidP="003E76C8">
      <w:pPr>
        <w:pStyle w:val="Heading2"/>
        <w:numPr>
          <w:ilvl w:val="0"/>
          <w:numId w:val="0"/>
        </w:numPr>
        <w:ind w:left="576" w:hanging="576"/>
        <w:jc w:val="both"/>
        <w:rPr>
          <w:rFonts w:asciiTheme="minorHAnsi" w:hAnsiTheme="minorHAnsi"/>
        </w:rPr>
      </w:pPr>
      <w:r w:rsidRPr="00703BBA">
        <w:rPr>
          <w:rFonts w:asciiTheme="minorHAnsi" w:hAnsiTheme="minorHAnsi"/>
        </w:rPr>
        <w:t>Research Questions</w:t>
      </w:r>
    </w:p>
    <w:p w14:paraId="2B13DB4B" w14:textId="77777777" w:rsidR="003E76C8" w:rsidRPr="000937A9" w:rsidRDefault="003E76C8" w:rsidP="003E76C8">
      <w:r>
        <w:t>The research questions for this paper are:</w:t>
      </w:r>
    </w:p>
    <w:p w14:paraId="33D09A06" w14:textId="77777777" w:rsidR="003E76C8" w:rsidRDefault="003E76C8" w:rsidP="003E76C8">
      <w:pPr>
        <w:pStyle w:val="NoSpacing"/>
        <w:numPr>
          <w:ilvl w:val="0"/>
          <w:numId w:val="3"/>
        </w:numPr>
      </w:pPr>
      <w:r>
        <w:t>Temporal controls:</w:t>
      </w:r>
    </w:p>
    <w:p w14:paraId="64B1A07C" w14:textId="1D4467D7" w:rsidR="003E76C8" w:rsidRDefault="003E76C8" w:rsidP="003E76C8">
      <w:pPr>
        <w:pStyle w:val="NoSpacing"/>
        <w:numPr>
          <w:ilvl w:val="1"/>
          <w:numId w:val="3"/>
        </w:numPr>
      </w:pPr>
      <w:r>
        <w:t>How do flood-supplied terrigenous sediment and hydrodynamic conditions interact to control</w:t>
      </w:r>
      <w:r w:rsidRPr="00703BBA">
        <w:t xml:space="preserve"> the </w:t>
      </w:r>
      <w:commentRangeStart w:id="7"/>
      <w:commentRangeStart w:id="8"/>
      <w:r w:rsidRPr="00703BBA">
        <w:t xml:space="preserve">gross and net </w:t>
      </w:r>
      <w:commentRangeEnd w:id="7"/>
      <w:r w:rsidRPr="00703BBA">
        <w:rPr>
          <w:rStyle w:val="CommentReference"/>
        </w:rPr>
        <w:commentReference w:id="7"/>
      </w:r>
      <w:commentRangeEnd w:id="8"/>
      <w:r w:rsidR="00F625BC">
        <w:rPr>
          <w:rStyle w:val="CommentReference"/>
        </w:rPr>
        <w:commentReference w:id="8"/>
      </w:r>
      <w:r>
        <w:t xml:space="preserve">rate of terrigenous sediment </w:t>
      </w:r>
      <w:r w:rsidRPr="00703BBA">
        <w:t>deposition at monthly time scales</w:t>
      </w:r>
      <w:r>
        <w:t xml:space="preserve"> at different locations</w:t>
      </w:r>
      <w:r w:rsidRPr="00703BBA">
        <w:t xml:space="preserve"> in </w:t>
      </w:r>
      <w:r>
        <w:t>a coral reef embayment</w:t>
      </w:r>
      <w:r w:rsidRPr="00703BBA">
        <w:t xml:space="preserve">? </w:t>
      </w:r>
    </w:p>
    <w:p w14:paraId="0D6699C1" w14:textId="77777777" w:rsidR="003E76C8" w:rsidRDefault="003E76C8" w:rsidP="003E76C8">
      <w:pPr>
        <w:pStyle w:val="NoSpacing"/>
        <w:numPr>
          <w:ilvl w:val="1"/>
          <w:numId w:val="3"/>
        </w:numPr>
      </w:pPr>
      <w:r>
        <w:t>Is there a seasonal pattern of sediment deposition and removal, with sediment being deposited during the wet season when storms coincide with quiescent ocean conditions and removed during the dry season when storms coincide with active ocean conditions?</w:t>
      </w:r>
      <w:r w:rsidRPr="00703BBA">
        <w:t xml:space="preserve"> </w:t>
      </w:r>
    </w:p>
    <w:p w14:paraId="34253963" w14:textId="77777777" w:rsidR="003E76C8" w:rsidRDefault="003E76C8" w:rsidP="003E76C8">
      <w:pPr>
        <w:pStyle w:val="NoSpacing"/>
        <w:numPr>
          <w:ilvl w:val="0"/>
          <w:numId w:val="3"/>
        </w:numPr>
      </w:pPr>
      <w:r>
        <w:t xml:space="preserve">Spatial controls: </w:t>
      </w:r>
    </w:p>
    <w:p w14:paraId="0021CB70" w14:textId="64507659" w:rsidR="003E76C8" w:rsidRDefault="003E76C8" w:rsidP="003E76C8">
      <w:pPr>
        <w:pStyle w:val="NoSpacing"/>
        <w:ind w:left="720"/>
      </w:pPr>
      <w:r>
        <w:t>What controls the spatial distribution of sediment deposition, and can it be predicted by the flow direction and velocity of water over the reef?</w:t>
      </w:r>
    </w:p>
    <w:p w14:paraId="2B864787" w14:textId="77777777" w:rsidR="003E76C8" w:rsidRDefault="003E76C8" w:rsidP="005D725B">
      <w:pPr>
        <w:pStyle w:val="NoSpacing"/>
        <w:ind w:left="720"/>
      </w:pPr>
    </w:p>
    <w:p w14:paraId="5972D697" w14:textId="77777777" w:rsidR="003E76C8" w:rsidRPr="005D725B" w:rsidRDefault="003E76C8" w:rsidP="005D725B">
      <w:pPr>
        <w:rPr>
          <w:b/>
        </w:rPr>
      </w:pPr>
      <w:r w:rsidRPr="005D725B">
        <w:rPr>
          <w:b/>
        </w:rPr>
        <w:t xml:space="preserve">Conceptual model </w:t>
      </w:r>
      <w:r>
        <w:rPr>
          <w:b/>
        </w:rPr>
        <w:t xml:space="preserve">and hypothesized </w:t>
      </w:r>
      <w:r w:rsidRPr="005D725B">
        <w:rPr>
          <w:b/>
        </w:rPr>
        <w:t>interaction</w:t>
      </w:r>
      <w:r w:rsidR="008B2C3B">
        <w:rPr>
          <w:b/>
        </w:rPr>
        <w:t>s</w:t>
      </w:r>
      <w:r w:rsidRPr="005D725B">
        <w:rPr>
          <w:b/>
        </w:rPr>
        <w:t xml:space="preserve"> of watershed and hydrodynamic processes</w:t>
      </w:r>
    </w:p>
    <w:p w14:paraId="355ADAE8" w14:textId="312035CC" w:rsidR="002D6348" w:rsidRDefault="002D6348" w:rsidP="002D6348">
      <w:pPr>
        <w:ind w:firstLine="576"/>
      </w:pPr>
      <w:r>
        <w:t xml:space="preserve">This research proposes to model monthly sediment accumulation as a function of watershed inputs and </w:t>
      </w:r>
      <w:bookmarkStart w:id="9" w:name="_GoBack"/>
      <w:r>
        <w:t>hydrodynamic conditions to test hypotheses about their tem</w:t>
      </w:r>
      <w:r w:rsidR="000B330A">
        <w:t>poral and spatial distributions:</w:t>
      </w:r>
      <w:bookmarkEnd w:id="9"/>
    </w:p>
    <w:p w14:paraId="259F5133" w14:textId="7DD92CF7" w:rsidR="00027F6A" w:rsidRDefault="008B2C3B" w:rsidP="007B05BD">
      <w:pPr>
        <w:ind w:firstLine="576"/>
      </w:pPr>
      <w:r>
        <w:t xml:space="preserve">Temporal:  </w:t>
      </w:r>
      <w:r w:rsidR="00027F6A">
        <w:t xml:space="preserve">In </w:t>
      </w:r>
      <w:r w:rsidR="003E76C8">
        <w:t>the study location (American Samoa)</w:t>
      </w:r>
      <w:r w:rsidR="00027F6A">
        <w:t xml:space="preserve">, the wet season (Nov-Apr) is associated with large sediment loads from the watershed, light or absent trade winds and relatively low wave heights, while the dry season (April-Oct) has lower sediment loading, stronger trade winds and larger swell heights. Several studies have found weak or no correlation between sediment trap collection and rainfall parameters </w:t>
      </w:r>
      <w:r w:rsidR="00027F6A">
        <w:fldChar w:fldCharType="begin" w:fldLock="1"/>
      </w:r>
      <w:r w:rsidR="008245E9">
        <w:instrText>ADDIN CSL_CITATION { "citationItems" : [ { "id" : "ITEM-1", "itemData" : { "DOI" : "10.1016/j.ecss.2005.07.025", "ISSN" : "02727714", "author" : [ { "dropping-particle" : "", "family" : "Victor", "given" : "Steven",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"ITEM-1", "issue" : "3-4", "issued" : { "date-parts" : [ [ "2006", "2" ] ] }, "page" : "409-416", "title" : "Sedimentation in mangroves and coral reefs in a wet tropical island, Pohnpei, Micronesia", "type" : "article-journal", "volume" : "66" }, "uris" : [ "http://www.mendeley.com/documents/?uuid=93599880-52b5-45d7-8f48-d3b271c58085" ] }, { "id" : "ITEM-2", "itemData" : { "DOI" : "10.1016/j.marpolbul.2006.01.008", "ISSN" : "0025-326X", "PMID" : "16545399", "abstract" : "Sediment traps were used to evaluate the frequency, cause, and relative intensity of sediment mobility/resuspension along the fringing coral reef off southern Molokai (February 2000-May 2002). Two storms with high rainfall, floods, and exceptionally high waves resulted in sediment collection rates&gt;1000 times higher than during non-storm periods, primarily because of sediment resuspension by waves. Based on quantity and composition of trapped sediment, floods recharged the reef flat with land-derived sediment, but had a low potential for burying coral on the fore reef when accompanied by high waves. The trapped sediments have low concentrations of anthropogenic metals. The magnetic properties of trapped sediment may provide information about the sources of land-derived sediment reaching the fore reef. The high trapping rate and low sediment cover indicate that coral surfaces on the fore reef are exposed to transient resuspended sediment, and that the traps do not measure net sediment accumulation on the reef surface.", "author" : [ { "dropping-particle" : "", "family" : "Bothner", "given" : "Michael H.", "non-dropping-particle" : "", "parse-names" : false, "suffix" : "" }, { "dropping-particle" : "", "family" : "Reynolds", "given" : "Richard L.", "non-dropping-particle" : "", "parse-names" : false, "suffix" : "" }, { "dropping-particle" : "", "family" : "Casso", "given" : "Michael A.", "non-dropping-particle" : "", "parse-names" : false, "suffix" : "" }, { "dropping-particle" : "", "family" : "Storlazzi", "given" : "Curt D.", "non-dropping-particle" : "", "parse-names" : false, "suffix" : "" }, { "dropping-particle" : "", "family" : "Field", "given" : "Michael E.", "non-dropping-particle" : "", "parse-names" : false, "suffix" : "" } ], "container-title" : "Marine pollution bulletin", "id" : "ITEM-2", "issue" : "9", "issued" : { "date-parts" : [ [ "2006", "9" ] ] }, "page" : "1034-47", "title" : "Quantity, composition, and source of sediment collected in sediment traps along the fringing coral reef off Molokai, Hawaii.", "type" : "article-journal", "volume" : "52" }, "uris" : [ "http://www.mendeley.com/documents/?uuid=0dc48c07-24a1-4da5-95ad-c2a3f411e96b" ] } ], "mendeley" : { "previouslyFormattedCitation" : "(Bothner et al., 2006; Victor et al., 2006)" }, "properties" : { "noteIndex" : 0 }, "schema" : "https://github.com/citation-style-language/schema/raw/master/csl-citation.json" }</w:instrText>
      </w:r>
      <w:r w:rsidR="00027F6A">
        <w:fldChar w:fldCharType="separate"/>
      </w:r>
      <w:r w:rsidR="00027F6A" w:rsidRPr="00BB448E">
        <w:rPr>
          <w:noProof/>
        </w:rPr>
        <w:t>(Bothner et al., 2006; Victor et al., 2006)</w:t>
      </w:r>
      <w:r w:rsidR="00027F6A">
        <w:fldChar w:fldCharType="end"/>
      </w:r>
      <w:r w:rsidR="00027F6A">
        <w:t xml:space="preserve"> but it is well-known that sediment yield from small, mountainous watersheds can be poorly correlated with precipitation </w:t>
      </w:r>
      <w:r w:rsidR="00027F6A">
        <w:fldChar w:fldCharType="begin" w:fldLock="1"/>
      </w:r>
      <w:r w:rsidR="008245E9">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00027F6A">
        <w:fldChar w:fldCharType="separate"/>
      </w:r>
      <w:r w:rsidR="00027F6A" w:rsidRPr="00BB448E">
        <w:rPr>
          <w:noProof/>
        </w:rPr>
        <w:t>(Duvert et al., 2012)</w:t>
      </w:r>
      <w:r w:rsidR="00027F6A">
        <w:fldChar w:fldCharType="end"/>
      </w:r>
      <w:r w:rsidR="00027F6A">
        <w:t xml:space="preserve">. By correlating sediment trap collection </w:t>
      </w:r>
      <w:r w:rsidR="00703057">
        <w:t>with measured and modeled</w:t>
      </w:r>
      <w:r w:rsidR="00027F6A">
        <w:t xml:space="preserve"> sediment yield from the watershed, this research hopes to assess the influence of variable sediment loading on sediment accumulation. </w:t>
      </w:r>
    </w:p>
    <w:p w14:paraId="6BFACC0B" w14:textId="77777777" w:rsidR="00FB1700" w:rsidRDefault="00FB1700" w:rsidP="00FB1700">
      <w:pPr>
        <w:keepNext/>
        <w:ind w:firstLine="576"/>
      </w:pPr>
      <w:r>
        <w:rPr>
          <w:noProof/>
        </w:rPr>
        <w:lastRenderedPageBreak/>
        <w:drawing>
          <wp:inline distT="0" distB="0" distL="0" distR="0" wp14:anchorId="75A79FEC" wp14:editId="3AAF213D">
            <wp:extent cx="5890598" cy="28055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890598" cy="2805539"/>
                    </a:xfrm>
                    <a:prstGeom prst="rect">
                      <a:avLst/>
                    </a:prstGeom>
                    <a:noFill/>
                    <a:ln w="9525">
                      <a:noFill/>
                      <a:miter lim="800000"/>
                      <a:headEnd/>
                      <a:tailEnd/>
                    </a:ln>
                  </pic:spPr>
                </pic:pic>
              </a:graphicData>
            </a:graphic>
          </wp:inline>
        </w:drawing>
      </w:r>
    </w:p>
    <w:p w14:paraId="0F72BCE2" w14:textId="59307D95" w:rsidR="00FB1700" w:rsidRDefault="00FB1700" w:rsidP="00FB1700">
      <w:pPr>
        <w:pStyle w:val="Caption"/>
      </w:pPr>
      <w:r>
        <w:t xml:space="preserve">Figure </w:t>
      </w:r>
      <w:fldSimple w:instr=" SEQ Figure \* ARABIC ">
        <w:r w:rsidR="00F625BC">
          <w:rPr>
            <w:noProof/>
          </w:rPr>
          <w:t>1</w:t>
        </w:r>
      </w:fldSimple>
      <w:r>
        <w:t xml:space="preserve">. </w:t>
      </w:r>
      <w:r w:rsidR="002D5A3C">
        <w:t>Hypothetical phasing of monthly sediment loading from the watershed and offshore swell height</w:t>
      </w:r>
      <w:commentRangeStart w:id="10"/>
      <w:commentRangeStart w:id="11"/>
      <w:r w:rsidR="002D5A3C">
        <w:fldChar w:fldCharType="begin" w:fldLock="1"/>
      </w:r>
      <w:r w:rsidR="008245E9">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 "properties" : { "noteIndex" : 0 }, "schema" : "https://github.com/citation-style-language/schema/raw/master/csl-citation.json" }</w:instrText>
      </w:r>
      <w:r w:rsidR="002D5A3C">
        <w:fldChar w:fldCharType="separate"/>
      </w:r>
      <w:r w:rsidR="002D5A3C" w:rsidRPr="002D5A3C">
        <w:rPr>
          <w:i w:val="0"/>
          <w:noProof/>
        </w:rPr>
        <w:t>(Draut et al., 2009)</w:t>
      </w:r>
      <w:r w:rsidR="002D5A3C">
        <w:fldChar w:fldCharType="end"/>
      </w:r>
      <w:r w:rsidR="00740B04">
        <w:t xml:space="preserve">. </w:t>
      </w:r>
      <w:commentRangeEnd w:id="10"/>
      <w:r w:rsidR="003E76C8">
        <w:rPr>
          <w:rStyle w:val="CommentReference"/>
          <w:i w:val="0"/>
          <w:iCs w:val="0"/>
          <w:color w:val="auto"/>
        </w:rPr>
        <w:commentReference w:id="10"/>
      </w:r>
      <w:commentRangeEnd w:id="11"/>
      <w:r w:rsidR="005D725B">
        <w:rPr>
          <w:rStyle w:val="CommentReference"/>
          <w:i w:val="0"/>
          <w:iCs w:val="0"/>
          <w:color w:val="auto"/>
        </w:rPr>
        <w:commentReference w:id="11"/>
      </w:r>
      <w:r w:rsidR="00740B04">
        <w:t xml:space="preserve">Red shaded areas indicate a time of net </w:t>
      </w:r>
      <w:r w:rsidR="005D725B">
        <w:t>terrigenous</w:t>
      </w:r>
      <w:ins w:id="12" w:author="Geography" w:date="2014-07-02T22:19:00Z">
        <w:r w:rsidR="006D3400">
          <w:t xml:space="preserve"> </w:t>
        </w:r>
      </w:ins>
      <w:r w:rsidR="00740B04">
        <w:t xml:space="preserve">sediment deposition and green shaded areas indicate a time of net </w:t>
      </w:r>
      <w:r w:rsidR="005D725B">
        <w:t>terrigenous</w:t>
      </w:r>
      <w:ins w:id="13" w:author="Geography" w:date="2014-07-02T22:19:00Z">
        <w:r w:rsidR="006D3400">
          <w:t xml:space="preserve"> </w:t>
        </w:r>
      </w:ins>
      <w:r w:rsidR="00740B04">
        <w:t>sediment removal</w:t>
      </w:r>
      <w:r w:rsidR="006D3400">
        <w:t xml:space="preserve"> and suspension of marine-derived sediment</w:t>
      </w:r>
      <w:r w:rsidR="00740B04">
        <w:t>.</w:t>
      </w:r>
    </w:p>
    <w:p w14:paraId="3FC4D962" w14:textId="2311BE22" w:rsidR="00027F6A" w:rsidRDefault="0042234A">
      <w:pPr>
        <w:ind w:firstLine="576"/>
      </w:pPr>
      <w:r>
        <w:t xml:space="preserve">Hypothesis 3.1:   </w:t>
      </w:r>
      <w:r w:rsidR="00A0056C">
        <w:t xml:space="preserve">Terrigenous sediment deposition will be highest </w:t>
      </w:r>
      <w:r w:rsidR="006D3400">
        <w:t xml:space="preserve">and marine-derived deposition lowest </w:t>
      </w:r>
      <w:r w:rsidR="00A0056C">
        <w:t>in the wet season, when storm events and watershed sediment inputs</w:t>
      </w:r>
      <w:r w:rsidR="008B2C3B">
        <w:rPr>
          <w:rStyle w:val="CommentReference"/>
        </w:rPr>
        <w:commentReference w:id="14"/>
      </w:r>
      <w:r w:rsidR="00027F6A">
        <w:t xml:space="preserve"> co-occur with light offshore winds and quiescent ocean conditions</w:t>
      </w:r>
      <w:r w:rsidR="00A0056C">
        <w:t xml:space="preserve">.  </w:t>
      </w:r>
      <w:r w:rsidR="00027F6A">
        <w:t>In the dry season, stronger</w:t>
      </w:r>
      <w:r w:rsidR="006D3400">
        <w:t>,</w:t>
      </w:r>
      <w:r w:rsidR="00DC5A3D">
        <w:t xml:space="preserve"> onshore trade winds and higher average</w:t>
      </w:r>
      <w:r w:rsidR="00027F6A">
        <w:t xml:space="preserve"> swell heights will decrease </w:t>
      </w:r>
      <w:r w:rsidR="00DC5A3D">
        <w:t xml:space="preserve">rates of terrigenous sediment deposition </w:t>
      </w:r>
      <w:r w:rsidR="00FB1700">
        <w:t>and shorten residence times</w:t>
      </w:r>
      <w:r w:rsidR="00027F6A">
        <w:t xml:space="preserve">, but will </w:t>
      </w:r>
      <w:r w:rsidR="00551098">
        <w:t>increase resuspension and deposition of</w:t>
      </w:r>
      <w:r w:rsidR="00027F6A">
        <w:t xml:space="preserve"> marine-derived </w:t>
      </w:r>
      <w:r w:rsidR="00551098">
        <w:t xml:space="preserve">carbonate sediment </w:t>
      </w:r>
      <w:r w:rsidR="00027F6A">
        <w:t xml:space="preserve">compared to the wet season. </w:t>
      </w:r>
    </w:p>
    <w:p w14:paraId="7DD44FAD" w14:textId="7E3C6E95" w:rsidR="003E76C8" w:rsidRDefault="003E76C8" w:rsidP="007B05BD">
      <w:pPr>
        <w:ind w:firstLine="576"/>
      </w:pPr>
      <w:r>
        <w:tab/>
      </w:r>
      <w:r w:rsidR="006D3400">
        <w:t>Hypothesis 3.2</w:t>
      </w:r>
      <w:r w:rsidR="0042234A">
        <w:t>:</w:t>
      </w:r>
      <w:r w:rsidR="008B2C3B">
        <w:t xml:space="preserve">  </w:t>
      </w:r>
      <w:r w:rsidR="00A0056C">
        <w:t>T</w:t>
      </w:r>
      <w:r>
        <w:t>he spatial distribution of sediment deposition will be controlled by</w:t>
      </w:r>
      <w:r w:rsidR="00F625BC">
        <w:t xml:space="preserve"> the direction and velocity of water circulation over the reef flat</w:t>
      </w:r>
      <w:r w:rsidR="008D5982">
        <w:t>, and the distance from the point of sediment discharge (stream mouth)</w:t>
      </w:r>
      <w:r w:rsidR="00F625BC">
        <w:t>.</w:t>
      </w:r>
      <w:r w:rsidR="008B2C3B">
        <w:t xml:space="preserve"> At the study site, current measurements and field observations suggest that there is a consistent hydrodynamic pattern, w</w:t>
      </w:r>
      <w:r w:rsidR="00F625BC">
        <w:t xml:space="preserve">here ocean water is pumped over the southern reef crest driving clockwise flow over the reef </w:t>
      </w:r>
      <w:r w:rsidR="008D5982">
        <w:t>(</w:t>
      </w:r>
      <w:r w:rsidR="008D5982">
        <w:fldChar w:fldCharType="begin"/>
      </w:r>
      <w:r w:rsidR="008D5982">
        <w:instrText xml:space="preserve"> REF _Ref392134749 \h </w:instrText>
      </w:r>
      <w:r w:rsidR="008D5982">
        <w:fldChar w:fldCharType="separate"/>
      </w:r>
      <w:r w:rsidR="008D5982">
        <w:t xml:space="preserve">Figure </w:t>
      </w:r>
      <w:r w:rsidR="008D5982">
        <w:rPr>
          <w:noProof/>
        </w:rPr>
        <w:t>2</w:t>
      </w:r>
      <w:r w:rsidR="008D5982">
        <w:fldChar w:fldCharType="end"/>
      </w:r>
      <w:r w:rsidR="008D5982">
        <w:t>) that protects the southern reef from the sediment plume, and deflects the sediment plume over the northern reef.</w:t>
      </w:r>
    </w:p>
    <w:p w14:paraId="208E39FC" w14:textId="77777777" w:rsidR="00F625BC" w:rsidRDefault="00F625BC" w:rsidP="00F625BC">
      <w:pPr>
        <w:keepNext/>
        <w:ind w:firstLine="576"/>
      </w:pPr>
      <w:r>
        <w:rPr>
          <w:noProof/>
        </w:rPr>
        <w:lastRenderedPageBreak/>
        <w:drawing>
          <wp:inline distT="0" distB="0" distL="0" distR="0" wp14:anchorId="14603331" wp14:editId="40111548">
            <wp:extent cx="5457825" cy="309763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71024" cy="3105129"/>
                    </a:xfrm>
                    <a:prstGeom prst="rect">
                      <a:avLst/>
                    </a:prstGeom>
                    <a:noFill/>
                    <a:ln w="9525">
                      <a:noFill/>
                      <a:miter lim="800000"/>
                      <a:headEnd/>
                      <a:tailEnd/>
                    </a:ln>
                  </pic:spPr>
                </pic:pic>
              </a:graphicData>
            </a:graphic>
          </wp:inline>
        </w:drawing>
      </w:r>
    </w:p>
    <w:p w14:paraId="0524076F" w14:textId="56350E51" w:rsidR="00F625BC" w:rsidRDefault="00F625BC" w:rsidP="00F625BC">
      <w:pPr>
        <w:pStyle w:val="Caption"/>
      </w:pPr>
      <w:bookmarkStart w:id="15" w:name="_Ref392134749"/>
      <w:r>
        <w:t xml:space="preserve">Figure </w:t>
      </w:r>
      <w:r w:rsidR="000B330A">
        <w:fldChar w:fldCharType="begin"/>
      </w:r>
      <w:r w:rsidR="000B330A">
        <w:instrText xml:space="preserve"> SEQ Figure \* ARABIC </w:instrText>
      </w:r>
      <w:r w:rsidR="000B330A">
        <w:fldChar w:fldCharType="separate"/>
      </w:r>
      <w:r>
        <w:rPr>
          <w:noProof/>
        </w:rPr>
        <w:t>2</w:t>
      </w:r>
      <w:r w:rsidR="000B330A">
        <w:rPr>
          <w:noProof/>
        </w:rPr>
        <w:fldChar w:fldCharType="end"/>
      </w:r>
      <w:bookmarkEnd w:id="15"/>
      <w:r>
        <w:t>. Conceptual model of wave/wind forcing of the dominant circulation pattern of sediment-poor ocean water deflecting sediment-rich stream discharge to the northern reef.</w:t>
      </w:r>
    </w:p>
    <w:p w14:paraId="5501A033" w14:textId="003805D7" w:rsidR="00A0056C" w:rsidRDefault="006D3400" w:rsidP="00A0056C">
      <w:pPr>
        <w:ind w:firstLine="576"/>
      </w:pPr>
      <w:r>
        <w:t>Hypothesis 3.3</w:t>
      </w:r>
      <w:r w:rsidR="00A0056C">
        <w:t xml:space="preserve">.  The relative importance of watershed and hydrodynamic controls on the temporal variability will differ by location in the bay, with more hydrodynamic control at the ocean-ward parts of the reef that are not exposed to watershed inputs, and greater importance of watershed inputs in the parts of the reef where </w:t>
      </w:r>
      <w:r w:rsidR="008D5982">
        <w:t>terrigenous</w:t>
      </w:r>
      <w:r w:rsidR="00A0056C">
        <w:t xml:space="preserve"> sediment is hypothesized to accumulate.</w:t>
      </w:r>
    </w:p>
    <w:p w14:paraId="4E8783BB" w14:textId="7667584B" w:rsidR="00A0056C" w:rsidRDefault="00A0056C" w:rsidP="002D6348">
      <w:pPr>
        <w:ind w:firstLine="576"/>
      </w:pPr>
      <w:commentRangeStart w:id="16"/>
      <w:r>
        <w:t xml:space="preserve">These hypotheses </w:t>
      </w:r>
      <w:commentRangeEnd w:id="16"/>
      <w:r>
        <w:rPr>
          <w:rStyle w:val="CommentReference"/>
        </w:rPr>
        <w:commentReference w:id="16"/>
      </w:r>
      <w:r>
        <w:t>will be tested with measurements of sediment loading from the watershed, of accumulation and composition of sediment in traps on the reef, and of oceanic and meteorological conditions. The impact of watershed inputs and water circulation will be assessed with statistically-based mathematical models.</w:t>
      </w:r>
    </w:p>
    <w:p w14:paraId="3FD58E27" w14:textId="77777777" w:rsidR="0089289B" w:rsidRPr="00703BBA" w:rsidRDefault="0089289B" w:rsidP="0004049C">
      <w:pPr>
        <w:pStyle w:val="Heading2"/>
        <w:numPr>
          <w:ilvl w:val="0"/>
          <w:numId w:val="0"/>
        </w:numPr>
        <w:ind w:left="576" w:hanging="576"/>
        <w:jc w:val="both"/>
        <w:rPr>
          <w:rFonts w:asciiTheme="minorHAnsi" w:hAnsiTheme="minorHAnsi"/>
        </w:rPr>
      </w:pPr>
      <w:bookmarkStart w:id="17" w:name="_Toc389207938"/>
      <w:r w:rsidRPr="00703BBA">
        <w:rPr>
          <w:rFonts w:asciiTheme="minorHAnsi" w:hAnsiTheme="minorHAnsi"/>
        </w:rPr>
        <w:t>Pilot Study</w:t>
      </w:r>
      <w:bookmarkEnd w:id="17"/>
    </w:p>
    <w:p w14:paraId="7EBB3340" w14:textId="6014685E" w:rsidR="0089289B" w:rsidRDefault="0089289B" w:rsidP="0089289B">
      <w:pPr>
        <w:ind w:firstLine="720"/>
        <w:jc w:val="both"/>
      </w:pPr>
      <w:r w:rsidRPr="00703BBA">
        <w:t>In February and March, 2012</w:t>
      </w:r>
      <w:r w:rsidR="003E76C8">
        <w:t>,</w:t>
      </w:r>
      <w:r w:rsidRPr="00703BBA">
        <w:t xml:space="preserve"> I measured </w:t>
      </w:r>
      <w:r w:rsidR="004A3942">
        <w:t xml:space="preserve">total </w:t>
      </w:r>
      <w:r w:rsidRPr="00703BBA">
        <w:t>sedimen</w:t>
      </w:r>
      <w:r w:rsidR="004A3942">
        <w:t>t accumulation</w:t>
      </w:r>
      <w:r w:rsidRPr="00703BBA">
        <w:t xml:space="preserve"> at nine locations on Faga’alu reef</w:t>
      </w:r>
      <w:r w:rsidR="004A3942">
        <w:t xml:space="preserve"> using simple tube traps (STT), a ceramic tile (TILE), and an Astroturf mat (MAT). From April 2013 through June 2013 I measured total sediment accumulation using SedPods </w:t>
      </w:r>
      <w:r w:rsidR="004A3942">
        <w:fldChar w:fldCharType="begin" w:fldLock="1"/>
      </w:r>
      <w:r w:rsidR="008245E9">
        <w:instrText>ADDIN CSL_CITATION { "citationItems" : [ { "id" : "ITEM-1", "itemData" : { "DOI" : "10.1007/s00338-012-0953-5", "ISSN" : "0722-4028", "author" : [ { "dropping-particle" : "", "family" : "Field", "given" : "Michael E.", "non-dropping-particle" : "", "parse-names" : false, "suffix" : "" }, { "dropping-particle" : "", "family" : "Chezar", "given" : "H.", "non-dropping-particle" : "", "parse-names" : false, "suffix" : "" }, { "dropping-particle" : "", "family" : "Storlazzi", "given" : "Curt D.", "non-dropping-particle" : "", "parse-names" : false, "suffix" : "" } ], "container-title" : "Coral Reefs", "id" : "ITEM-1", "issued" : { "date-parts" : [ [ "2012", "9", "12" ] ] }, "title" : "SedPods: a low-cost coral proxy for measuring net sedimentation", "type" : "article-journal" }, "uris" : [ "http://www.mendeley.com/documents/?uuid=bb90bca2-a7df-412a-9a83-a72d56056cc6" ] } ], "mendeley" : { "previouslyFormattedCitation" : "(Field et al., 2012)" }, "properties" : { "noteIndex" : 0 }, "schema" : "https://github.com/citation-style-language/schema/raw/master/csl-citation.json" }</w:instrText>
      </w:r>
      <w:r w:rsidR="004A3942">
        <w:fldChar w:fldCharType="separate"/>
      </w:r>
      <w:r w:rsidR="004A3942" w:rsidRPr="004A3942">
        <w:rPr>
          <w:noProof/>
        </w:rPr>
        <w:t>(Field et al., 2012)</w:t>
      </w:r>
      <w:r w:rsidR="004A3942">
        <w:fldChar w:fldCharType="end"/>
      </w:r>
      <w:r w:rsidR="004A3942">
        <w:t>.</w:t>
      </w:r>
      <w:r w:rsidRPr="00703BBA">
        <w:t xml:space="preserve"> </w:t>
      </w:r>
      <w:r w:rsidR="004A3942">
        <w:t>Sediment accumulation</w:t>
      </w:r>
      <w:r w:rsidRPr="00703BBA">
        <w:t xml:space="preserve"> </w:t>
      </w:r>
      <w:r w:rsidR="004A3942">
        <w:t>varied</w:t>
      </w:r>
      <w:r w:rsidRPr="00703BBA">
        <w:t xml:space="preserve"> according to sediment trap type</w:t>
      </w:r>
      <w:r w:rsidR="004A3942">
        <w:t>, location, and ocean conditions</w:t>
      </w:r>
      <w:r w:rsidRPr="00703BBA">
        <w:t>, and included both reef-derived</w:t>
      </w:r>
      <w:r w:rsidR="004A3942">
        <w:t xml:space="preserve"> carbonate</w:t>
      </w:r>
      <w:r w:rsidRPr="00703BBA">
        <w:t xml:space="preserve"> and terrigenous sediment</w:t>
      </w:r>
      <w:r w:rsidR="003E76C8">
        <w:t xml:space="preserve"> (Figure 2 and 3)</w:t>
      </w:r>
      <w:r w:rsidRPr="00703BBA">
        <w:t xml:space="preserve">. </w:t>
      </w:r>
      <w:r w:rsidR="000937A9">
        <w:t>No assessment of sediment composition was made, but sediment accumulation rate appeared to be controlled by sediment input from Faga’alu stream, and hydrodynamic circulation caused by high wave events.</w:t>
      </w:r>
      <w:r w:rsidR="008B2C3B">
        <w:t xml:space="preserve"> </w:t>
      </w:r>
      <w:r w:rsidR="000937A9">
        <w:t xml:space="preserve"> </w:t>
      </w:r>
      <w:r w:rsidR="003E76C8">
        <w:t xml:space="preserve"> </w:t>
      </w:r>
    </w:p>
    <w:p w14:paraId="6EAA0A38" w14:textId="734C5ABE" w:rsidR="003E76C8" w:rsidRPr="00703BBA" w:rsidRDefault="003E76C8" w:rsidP="0089289B">
      <w:pPr>
        <w:ind w:firstLine="720"/>
        <w:jc w:val="both"/>
      </w:pPr>
      <w:r>
        <w:t>The pilot study also demonstrated strong spatial variability in sediment deposition rates, with high rates</w:t>
      </w:r>
      <w:r w:rsidR="008D5982">
        <w:t xml:space="preserve"> near the stream mouth and on the northern reef</w:t>
      </w:r>
      <w:r w:rsidR="00D47A23">
        <w:t>, consistent with hypothesis 3.</w:t>
      </w:r>
      <w:r w:rsidR="008D5982">
        <w:t>2</w:t>
      </w:r>
      <w:r w:rsidR="00D47A23">
        <w:t>.</w:t>
      </w:r>
      <w:r w:rsidR="008D5982">
        <w:t xml:space="preserve"> </w:t>
      </w:r>
      <w:r>
        <w:t>The pilot study data are insufficient to</w:t>
      </w:r>
      <w:r w:rsidR="008D5982">
        <w:t xml:space="preserve"> test the hypotheses due to a limited number of samples (n=5), no assessment of sediment composition, and insufficient data on hydrodynamic conditions. </w:t>
      </w:r>
      <w:r>
        <w:t>The methods developed in the pilot study have informed the development of the methods for the proposal.</w:t>
      </w:r>
    </w:p>
    <w:p w14:paraId="0C56FCCF" w14:textId="77777777" w:rsidR="0089289B" w:rsidRPr="00703BBA" w:rsidRDefault="0089289B" w:rsidP="0089289B">
      <w:pPr>
        <w:keepNext/>
        <w:jc w:val="both"/>
      </w:pPr>
      <w:r w:rsidRPr="00703BBA">
        <w:lastRenderedPageBreak/>
        <w:t xml:space="preserve"> </w:t>
      </w:r>
      <w:r w:rsidRPr="00703BBA">
        <w:rPr>
          <w:noProof/>
        </w:rPr>
        <w:drawing>
          <wp:inline distT="0" distB="0" distL="0" distR="0" wp14:anchorId="6B9AE86A" wp14:editId="30D320BF">
            <wp:extent cx="5827502" cy="4457700"/>
            <wp:effectExtent l="0" t="0" r="1905" b="0"/>
            <wp:docPr id="10" name="Picture 0" descr="March2012sedtr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2012sedtraps.jpg"/>
                    <pic:cNvPicPr/>
                  </pic:nvPicPr>
                  <pic:blipFill>
                    <a:blip r:embed="rId10" cstate="print"/>
                    <a:stretch>
                      <a:fillRect/>
                    </a:stretch>
                  </pic:blipFill>
                  <pic:spPr>
                    <a:xfrm>
                      <a:off x="0" y="0"/>
                      <a:ext cx="5837909" cy="4465661"/>
                    </a:xfrm>
                    <a:prstGeom prst="rect">
                      <a:avLst/>
                    </a:prstGeom>
                  </pic:spPr>
                </pic:pic>
              </a:graphicData>
            </a:graphic>
          </wp:inline>
        </w:drawing>
      </w:r>
    </w:p>
    <w:p w14:paraId="002D4B6C" w14:textId="77777777" w:rsidR="0089289B" w:rsidRPr="00703BBA" w:rsidRDefault="0089289B" w:rsidP="0089289B">
      <w:pPr>
        <w:pStyle w:val="Caption"/>
        <w:jc w:val="both"/>
      </w:pPr>
      <w:bookmarkStart w:id="18" w:name="_Ref391630281"/>
      <w:bookmarkStart w:id="19" w:name="_Ref373221157"/>
      <w:r w:rsidRPr="00703BBA">
        <w:t xml:space="preserve">Figure </w:t>
      </w:r>
      <w:fldSimple w:instr=" SEQ Figure \* ARABIC ">
        <w:r w:rsidR="00F625BC">
          <w:rPr>
            <w:noProof/>
          </w:rPr>
          <w:t>3</w:t>
        </w:r>
      </w:fldSimple>
      <w:bookmarkEnd w:id="18"/>
      <w:r w:rsidRPr="00703BBA">
        <w:t xml:space="preserve"> Gross sediment accumulation in tube, tile, and Astroturf sediment traps</w:t>
      </w:r>
      <w:bookmarkEnd w:id="19"/>
    </w:p>
    <w:p w14:paraId="64B326E1" w14:textId="77777777" w:rsidR="0089289B" w:rsidRPr="00703BBA" w:rsidRDefault="0089289B" w:rsidP="0089289B">
      <w:pPr>
        <w:keepNext/>
      </w:pPr>
      <w:r w:rsidRPr="00703BBA">
        <w:rPr>
          <w:noProof/>
        </w:rPr>
        <w:lastRenderedPageBreak/>
        <w:drawing>
          <wp:inline distT="0" distB="0" distL="0" distR="0" wp14:anchorId="2E9C0B24" wp14:editId="3364300E">
            <wp:extent cx="5715000" cy="407193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dPods12-1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1913" cy="4076862"/>
                    </a:xfrm>
                    <a:prstGeom prst="rect">
                      <a:avLst/>
                    </a:prstGeom>
                  </pic:spPr>
                </pic:pic>
              </a:graphicData>
            </a:graphic>
          </wp:inline>
        </w:drawing>
      </w:r>
    </w:p>
    <w:p w14:paraId="6CEBA894" w14:textId="75B3214A" w:rsidR="00A77B87" w:rsidRPr="00A77B87" w:rsidRDefault="0089289B" w:rsidP="002D6348">
      <w:pPr>
        <w:pStyle w:val="Caption"/>
      </w:pPr>
      <w:bookmarkStart w:id="20" w:name="_Ref374110110"/>
      <w:r w:rsidRPr="00703BBA">
        <w:t xml:space="preserve">Figure </w:t>
      </w:r>
      <w:fldSimple w:instr=" SEQ Figure \* ARABIC ">
        <w:r w:rsidR="00F625BC">
          <w:rPr>
            <w:noProof/>
          </w:rPr>
          <w:t>4</w:t>
        </w:r>
      </w:fldSimple>
      <w:bookmarkEnd w:id="20"/>
      <w:r w:rsidRPr="00703BBA">
        <w:t xml:space="preserve"> Net sedimentation on SedPods in Faga'alu Bay</w:t>
      </w:r>
      <w:r w:rsidR="004A3942">
        <w:t xml:space="preserve">. Ceramic tiles were used in 2012 and were assumed to be comparable to </w:t>
      </w:r>
      <w:commentRangeStart w:id="21"/>
      <w:commentRangeStart w:id="22"/>
      <w:r w:rsidR="004A3942">
        <w:t>SedPods</w:t>
      </w:r>
      <w:commentRangeEnd w:id="21"/>
      <w:r w:rsidR="003E76C8">
        <w:rPr>
          <w:rStyle w:val="CommentReference"/>
          <w:i w:val="0"/>
          <w:iCs w:val="0"/>
          <w:color w:val="auto"/>
        </w:rPr>
        <w:commentReference w:id="21"/>
      </w:r>
      <w:commentRangeEnd w:id="22"/>
      <w:r w:rsidR="005D725B">
        <w:rPr>
          <w:rStyle w:val="CommentReference"/>
          <w:i w:val="0"/>
          <w:iCs w:val="0"/>
          <w:color w:val="auto"/>
        </w:rPr>
        <w:commentReference w:id="22"/>
      </w:r>
      <w:r w:rsidR="004A3942">
        <w:t>.</w:t>
      </w:r>
    </w:p>
    <w:p w14:paraId="27AF3718" w14:textId="77777777" w:rsidR="00027F6A" w:rsidRDefault="005A7208" w:rsidP="005E3EB1">
      <w:pPr>
        <w:pStyle w:val="Heading2"/>
        <w:numPr>
          <w:ilvl w:val="0"/>
          <w:numId w:val="0"/>
        </w:numPr>
        <w:ind w:left="576" w:hanging="576"/>
        <w:jc w:val="both"/>
        <w:rPr>
          <w:rFonts w:asciiTheme="minorHAnsi" w:hAnsiTheme="minorHAnsi"/>
        </w:rPr>
      </w:pPr>
      <w:bookmarkStart w:id="23" w:name="_Toc389207939"/>
      <w:r>
        <w:rPr>
          <w:rFonts w:asciiTheme="minorHAnsi" w:hAnsiTheme="minorHAnsi"/>
        </w:rPr>
        <w:t>Methods</w:t>
      </w:r>
      <w:bookmarkEnd w:id="23"/>
    </w:p>
    <w:p w14:paraId="07E15AFB" w14:textId="77777777" w:rsidR="00027F6A" w:rsidRPr="00027F6A" w:rsidRDefault="00027F6A" w:rsidP="005E3EB1">
      <w:pPr>
        <w:pStyle w:val="Heading3"/>
        <w:numPr>
          <w:ilvl w:val="0"/>
          <w:numId w:val="0"/>
        </w:numPr>
        <w:ind w:left="720" w:hanging="720"/>
      </w:pPr>
      <w:r w:rsidRPr="00027F6A">
        <w:t xml:space="preserve">Measuring sediment accumulation on the reef </w:t>
      </w:r>
    </w:p>
    <w:p w14:paraId="6B6BF8B1" w14:textId="77777777" w:rsidR="008364A0" w:rsidRDefault="008364A0" w:rsidP="008364A0">
      <w:pPr>
        <w:ind w:firstLine="720"/>
      </w:pPr>
      <w:r>
        <w:t xml:space="preserve">Approaches to measuring sediment impacts on coral health have included monitoring suspended sediment concentration or turbidity in the water column </w:t>
      </w:r>
      <w:r>
        <w:fldChar w:fldCharType="begin" w:fldLock="1"/>
      </w:r>
      <w:r w:rsidR="008245E9">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"mendeley" : { "previouslyFormattedCitation" : "(Wolanski et al., 2003)" }, "properties" : { "noteIndex" : 0 }, "schema" : "https://github.com/citation-style-language/schema/raw/master/csl-citation.json" }</w:instrText>
      </w:r>
      <w:r>
        <w:fldChar w:fldCharType="separate"/>
      </w:r>
      <w:r w:rsidRPr="0048085D">
        <w:rPr>
          <w:noProof/>
        </w:rPr>
        <w:t>(Wolanski et al., 2003)</w:t>
      </w:r>
      <w:r>
        <w:fldChar w:fldCharType="end"/>
      </w:r>
      <w:r>
        <w:t xml:space="preserve"> but s</w:t>
      </w:r>
      <w:r>
        <w:rPr>
          <w:rFonts w:ascii="Calibri" w:hAnsi="Calibri"/>
          <w:color w:val="000000"/>
        </w:rPr>
        <w:t>uspended sediment in the water column can be caused by resuspension of nearby sediment due to shear stresses induced by wave- orbital velocities and/or mean currents, advection from another area, or any combination of these processes, and does not necessarily lead to sediment deposition. Geochemical methods</w:t>
      </w:r>
      <w:r w:rsidR="00551098">
        <w:rPr>
          <w:rFonts w:ascii="Calibri" w:hAnsi="Calibri"/>
          <w:color w:val="000000"/>
        </w:rPr>
        <w:t xml:space="preserve"> </w:t>
      </w:r>
      <w:r w:rsidR="00551098">
        <w:rPr>
          <w:rFonts w:ascii="Calibri" w:hAnsi="Calibri"/>
          <w:color w:val="000000"/>
        </w:rPr>
        <w:fldChar w:fldCharType="begin" w:fldLock="1"/>
      </w:r>
      <w:r w:rsidR="008245E9">
        <w:rPr>
          <w:rFonts w:ascii="Calibri" w:hAnsi="Calibri"/>
          <w:color w:val="000000"/>
        </w:rPr>
        <w:instrText>ADDIN CSL_CITATION { "citationItems" : [ { "id" : "ITEM-1", "itemData" : { "DOI" : "10.1016/j.ecss.2009.09.014", "ISSN" : "02727714", "author" : [ { "dropping-particle" : "", "family" : "Takesue", "given" : "Renee K.", "non-dropping-particle" : "", "parse-names" : false, "suffix" : "" }, { "dropping-particle" : "", "family" : "Bothner", "given" : "Michael H.", "non-dropping-particle" : "", "parse-names" : false, "suffix" : "" }, { "dropping-particle" : "", "family" : "Reynolds", "given" : "Richard L.", "non-dropping-particle" : "", "parse-names" : false, "suffix" : "" } ], "container-title" : "Estuarine, Coastal and Shelf Science", "id" : "ITEM-1", "issue" : "3", "issued" : { "date-parts" : [ [ "2009", "11" ] ] }, "page" : "459-471", "publisher" : "Elsevier Ltd", "title" : "Sources of land-derived runoff to a coral reef-fringed embayment identified using geochemical tracers in nearshore sediment traps", "type" : "article-journal", "volume" : "85" }, "uris" : [ "http://www.mendeley.com/documents/?uuid=44f776ed-527f-4ece-8776-5d1547626bee" ] } ], "mendeley" : { "previouslyFormattedCitation" : "(Takesue et al., 2009)" }, "properties" : { "noteIndex" : 0 }, "schema" : "https://github.com/citation-style-language/schema/raw/master/csl-citation.json" }</w:instrText>
      </w:r>
      <w:r w:rsidR="00551098">
        <w:rPr>
          <w:rFonts w:ascii="Calibri" w:hAnsi="Calibri"/>
          <w:color w:val="000000"/>
        </w:rPr>
        <w:fldChar w:fldCharType="separate"/>
      </w:r>
      <w:r w:rsidR="00551098" w:rsidRPr="00551098">
        <w:rPr>
          <w:rFonts w:ascii="Calibri" w:hAnsi="Calibri"/>
          <w:noProof/>
          <w:color w:val="000000"/>
        </w:rPr>
        <w:t>(Takesue et al., 2009)</w:t>
      </w:r>
      <w:r w:rsidR="00551098">
        <w:rPr>
          <w:rFonts w:ascii="Calibri" w:hAnsi="Calibri"/>
          <w:color w:val="000000"/>
        </w:rPr>
        <w:fldChar w:fldCharType="end"/>
      </w:r>
      <w:r>
        <w:rPr>
          <w:rFonts w:ascii="Calibri" w:hAnsi="Calibri"/>
          <w:color w:val="000000"/>
        </w:rPr>
        <w:t xml:space="preserve">, sometimes in conjunction with coral skeleton analysis </w:t>
      </w:r>
      <w:r>
        <w:rPr>
          <w:rFonts w:ascii="Calibri" w:hAnsi="Calibri"/>
          <w:color w:val="000000"/>
        </w:rPr>
        <w:fldChar w:fldCharType="begin" w:fldLock="1"/>
      </w:r>
      <w:r w:rsidR="008245E9">
        <w:rPr>
          <w:rFonts w:ascii="Calibri" w:hAnsi="Calibri"/>
          <w:color w:val="000000"/>
        </w:rPr>
        <w:instrText>ADDIN CSL_CITATION { "citationItems" : [ { "id" : "ITEM-1", "itemData" : { "DOI" : "10.1130/g33261.1", "ISBN" : "0091-7613", "abstract" : "Global-scale deteriorations in coral reef health are projected to lead to a progressive decline in reef-building potential and ultimately to states of net reef erosion. These transitions may be driven by various human disturbances and by climate change; however, increased terrestrial sediment and nutrient yields from anthropogenically modified coastal catchments are widely recognized as a major threat. As water quality deteriorates, reduced coral cover and species diversity are commonly inferred, and lower reef accretion rates and impaired reef development are assumed consequences. Here we present a detailed chronostratigraphic growth history, constrained by 40 accelerator mass spectrometry radiocarbon dates for Middle Reef, an inshore turbid-zone reef on Australia's Great Barrier Reef, that challenges the assumption that high terrestrial sediment inputs inherently restrict reef accretion rates and inhibit reef development. We establish that Middle Reef has vertically accreted very rapidly for more than 700 yr, at an average rate of 8.3 mm yr(-1). Accretion rates varied across the reef at different times, but it is significant that the periods of most rapid accretion (averaging 13.0 mm yr(-1)) coincide with phases of reef development dominated by fine-grained terrigenoclastic sediment accumulation. We suggest that this is in large part a function of a high rate of terrigenous sediment accumulation aiding the postmortem preservation of coral skeletal material. Both maximum and site-averaged accretion rates match or exceed those documented for most clear-water, mid- and outer-shelf reefs in the region over the past 9000 yr, and those determined for many reefs throughout the Indian and Pacific Oceans over the same period. While examples of inshore coral reefs that have been degraded in the short term by excessive terrestrial sedimentation clearly exist, others clearly tolerate high sedimentation and turbidity, and our data confirm that sustained and long-term rapid reef growth is possible in these environments.", "author" : [ { "dropping-particle" : "", "family" : "Perry", "given" : "Chris", "non-dropping-particle" : "", "parse-names" : false, "suffix" : "" }, { "dropping-particle" : "", "family" : "Smithers", "given" : "S. G.", "non-dropping-particle" : "", "parse-names" : false, "suffix" : "" }, { "dropping-particle" : "", "family" : "Gulliver", "given" : "P.", "non-dropping-particle" : "", "parse-names" : false, "suffix" : "" }, { "dropping-particle" : "", "family" : "Browne", "given" : "N. K.", "non-dropping-particle" : "", "parse-names" : false, "suffix" : "" } ], "container-title" : "Geology", "id" : "ITEM-1", "issue" : "8", "issued" : { "date-parts" : [ [ "2012" ] ] }, "note" : "ISI Document Delivery No.: 983CF\nTimes Cited: 0\nCited Reference Count: 16\nPerry, C. T. Smithers, S. G. Gulliver, P. Browne, N. K.\nLeverhulme Trust (UK)[RF/4/REG/2007/0106]; Natural Environment Research Council (UK)[1458.0310]\nWe thank The Leverhulme Trust (UK) for funding this research under a Research Fellowship (RF/4/REG/2007/0106) to Perry, and the Natural Environment Research Council (UK) for an AMS Radiocarbon Dating Allocation (1458.0310) to Perry, Smithers, and Gulliver.\nGeological soc amer, inc\nBoulder", "page" : "719-722", "title" : "Evidence of very rapid reef accretion and reef growth under high turbidity and terrigenous sedimentation", "type" : "article-journal", "volume" : "40" }, "uris" : [ "http://www.mendeley.com/documents/?uuid=420cedeb-e661-4829-b84c-be4ea12ab7eb" ] }, { "id" : "ITEM-2", "itemData" : { "DOI" : "10.1007/s00338-010-0629-y", "ISSN" : "0722-4028", "author" : [ { "dropping-particle" : "", "family" : "Grove", "given" : "C. a.", "non-dropping-particle" : "", "parse-names" : false, "suffix" : "" }, { "dropping-particle" : "", "family" : "Nagtegaal", "given" : "R.", "non-dropping-particle" : "", "parse-names" : false, "suffix" : "" }, { "dropping-particle" : "", "family" : "Zinke", "given" : "J.", "non-dropping-particle" : "", "parse-names" : false, "suffix" : "" }, { "dropping-particle" : "", "family" : "Scheufen", "given" : "T.", "non-dropping-particle" : "", "parse-names" : false, "suffix" : "" }, { "dropping-particle" : "", "family" : "Koster", "given" : "B.", "non-dropping-particle" : "", "parse-names" : false, "suffix" : "" }, { "dropping-particle" : "", "family" : "Kasper", "given" : "S.", "non-dropping-particle" : "", "parse-names" : false, "suffix" : "" }, { "dropping-particle" : "", "family" : "McCulloch", "given" : "M. T.", "non-dropping-particle" : "", "parse-names" : false, "suffix" : "" }, { "dropping-particle" : "", "family" : "Bergh", "given" : "G.", "non-dropping-particle" : "", "parse-names" : false, "suffix" : "" }, { "dropping-particle" : "", "family" : "Brummer", "given" : "G. Jan a.", "non-dropping-particle" : "", "parse-names" : false, "suffix" : "" } ], "container-title" : "Coral Reefs", "id" : "ITEM-2", "issue" : "3", "issued" : { "date-parts" : [ [ "2010", "5", "15" ] ] }, "page" : "579-591", "title" : "River runoff reconstructions from novel spectral luminescence scanning of massive coral skeletons", "type" : "article-journal", "volume" : "29" }, "uris" : [ "http://www.mendeley.com/documents/?uuid=a5646e4c-e939-419f-94bb-6cfc4ebe57bd" ] } ], "mendeley" : { "previouslyFormattedCitation" : "(Grove et al., 2010; Perry et al., 2012)" }, "properties" : { "noteIndex" : 0 }, "schema" : "https://github.com/citation-style-language/schema/raw/master/csl-citation.json" }</w:instrText>
      </w:r>
      <w:r>
        <w:rPr>
          <w:rFonts w:ascii="Calibri" w:hAnsi="Calibri"/>
          <w:color w:val="000000"/>
        </w:rPr>
        <w:fldChar w:fldCharType="separate"/>
      </w:r>
      <w:r w:rsidRPr="00417CF1">
        <w:rPr>
          <w:rFonts w:ascii="Calibri" w:hAnsi="Calibri"/>
          <w:noProof/>
          <w:color w:val="000000"/>
        </w:rPr>
        <w:t>(Grove et al., 2010; Perry et al., 2012)</w:t>
      </w:r>
      <w:r>
        <w:rPr>
          <w:rFonts w:ascii="Calibri" w:hAnsi="Calibri"/>
          <w:color w:val="000000"/>
        </w:rPr>
        <w:fldChar w:fldCharType="end"/>
      </w:r>
      <w:r>
        <w:rPr>
          <w:rFonts w:ascii="Calibri" w:hAnsi="Calibri"/>
          <w:color w:val="000000"/>
        </w:rPr>
        <w:t xml:space="preserve">, have been used to infer sediment deposition over decadal and century time scales </w:t>
      </w:r>
      <w:r>
        <w:rPr>
          <w:rFonts w:ascii="Calibri" w:hAnsi="Calibri"/>
          <w:color w:val="000000"/>
        </w:rPr>
        <w:fldChar w:fldCharType="begin" w:fldLock="1"/>
      </w:r>
      <w:r w:rsidR="008245E9">
        <w:rPr>
          <w:rFonts w:ascii="Calibri" w:hAnsi="Calibri"/>
          <w:color w:val="000000"/>
        </w:rPr>
        <w:instrText>ADDIN CSL_CITATION { "citationItems" : [ { "id" : "ITEM-1", "itemData" : { "DOI" : "10.1016/j.marpolbul.2008.02.017", "ISSN" : "0025-326X", "PMID" : "18359047", "abstract" : "Increased sediment flux to the coastal ocean due to coastal development is considered a major threat to the viability of coral reefs. A change in the nature of sediment supply and storage has been identified in a variety of coastal settings, particularly in response to European colonization, but sedimentation around reefs has received less attention. This research examines the sedimentary record adjacent to a coastal village that has experienced considerable land-use change over the last few decades. Sediment cores were analyzed to characterize composition and sediment accumulation rates. Sedimentation rates decreased seaward across the shelf from 0.85 cm y(-1) in a nearshore bay to 0.19 cm y(-1) in a fore-reef setting. Data reflected a significant (up to 2x) increase over the last approximately 80 years in terrestrial sediment accumulating in the back-reef setting, suggesting greater terrestrial sediment flux to the area. Reef health has declined, and increased turbidity is believed to be an important impact, particularly when combined with additional stressors.", "author" : [ { "dropping-particle" : "", "family" : "Ryan", "given" : "K E", "non-dropping-particle" : "", "parse-names" : false, "suffix" : "" }, { "dropping-particle" : "", "family" : "Walsh", "given" : "J P", "non-dropping-particle" : "", "parse-names" : false, "suffix" : "" }, { "dropping-particle" : "", "family" : "Corbett", "given" : "D R", "non-dropping-particle" : "", "parse-names" : false, "suffix" : "" }, { "dropping-particle" : "", "family" : "Winter", "given" : "a", "non-dropping-particle" : "", "parse-names" : false, "suffix" : "" } ], "container-title" : "Marine pollution bulletin", "id" : "ITEM-1", "issue" : "6", "issued" : { "date-parts" : [ [ "2008", "6" ] ] }, "page" : "1177-83", "title" : "A record of recent change in terrestrial sedimentation in a coral-reef environment, La Parguera, Puerto Rico: a response to coastal development?", "type" : "article-journal", "volume" : "56" }, "uris" : [ "http://www.mendeley.com/documents/?uuid=f4967080-5730-4599-828a-92000bdc2158" ] } ], "mendeley" : { "previouslyFormattedCitation" : "(Ryan et al., 2008)" }, "properties" : { "noteIndex" : 0 }, "schema" : "https://github.com/citation-style-language/schema/raw/master/csl-citation.json" }</w:instrText>
      </w:r>
      <w:r>
        <w:rPr>
          <w:rFonts w:ascii="Calibri" w:hAnsi="Calibri"/>
          <w:color w:val="000000"/>
        </w:rPr>
        <w:fldChar w:fldCharType="separate"/>
      </w:r>
      <w:r w:rsidRPr="00417CF1">
        <w:rPr>
          <w:rFonts w:ascii="Calibri" w:hAnsi="Calibri"/>
          <w:noProof/>
          <w:color w:val="000000"/>
        </w:rPr>
        <w:t>(Ryan et al., 2008)</w:t>
      </w:r>
      <w:r>
        <w:rPr>
          <w:rFonts w:ascii="Calibri" w:hAnsi="Calibri"/>
          <w:color w:val="000000"/>
        </w:rPr>
        <w:fldChar w:fldCharType="end"/>
      </w:r>
      <w:r>
        <w:rPr>
          <w:rFonts w:ascii="Calibri" w:hAnsi="Calibri"/>
          <w:color w:val="000000"/>
        </w:rPr>
        <w:t xml:space="preserve"> but can be complicated by subsequent sediment reworking and these time scales are ill-suited to the time scales of coral mortality and effective environmental management. </w:t>
      </w:r>
      <w:r>
        <w:t xml:space="preserve">Sediment traps are the most common method for measuring sediment accumulation in shallow coral reef environments, and collected sediment can be analyzed for composition to determine the terrigenous fraction </w:t>
      </w:r>
      <w:r>
        <w:fldChar w:fldCharType="begin" w:fldLock="1"/>
      </w:r>
      <w:r w:rsidR="008245E9">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"id" : "ITEM-2", "itemData" : { "ISBN" : "0025-3235", "author" : [ { "dropping-particle" : "", "family" : "White", "given" : "J", "non-dropping-particle" : "", "parse-names" : false, "suffix" : "" } ], "container-title" : "Marine Geophysical Research", "id" : "ITEM-2", "issue" : "1", "issued" : { "date-parts" : [ [ "1990" ] ] }, "page" : "145-152", "title" : "The use of sediment traps in high-energy environments", "type" : "article-journal", "volume" : "12" }, "uris" : [ "http://www.mendeley.com/documents/?uuid=cb94b7ee-49c2-417b-a837-1086cb2fa8b5" ] }, { "id" : "ITEM-3", "itemData" : { "author" : [ { "dropping-particle" : "", "family" : "Gardner", "given" : "Wilford D.", "non-dropping-particle" : "", "parse-names" : false, "suffix" : "" } ], "container-title" : "Journal of Marine Research", "id" : "ITEM-3", "issue" : "1", "issued" : { "date-parts" : [ [ "1980" ] ] }, "page" : "41-52", "title" : "Field assessment of sediment traps", "type" : "article-journal", "volume" : "38" }, "uris" : [ "http://www.mendeley.com/documents/?uuid=851f7464-b9b4-45cf-a839-240322b0e2e9" ] }, { "id" : "ITEM-4", "itemData" : { "DOI" : "10.1016/j.ecss.2009.09.014", "ISSN" : "02727714", "author" : [ { "dropping-particle" : "", "family" : "Takesue", "given" : "Renee K.", "non-dropping-particle" : "", "parse-names" : false, "suffix" : "" }, { "dropping-particle" : "", "family" : "Bothner", "given" : "Michael H.", "non-dropping-particle" : "", "parse-names" : false, "suffix" : "" }, { "dropping-particle" : "", "family" : "Reynolds", "given" : "Richard L.", "non-dropping-particle" : "", "parse-names" : false, "suffix" : "" } ], "container-title" : "Estuarine, Coastal and Shelf Science", "id" : "ITEM-4", "issue" : "3", "issued" : { "date-parts" : [ [ "2009", "11" ] ] }, "page" : "459-471", "publisher" : "Elsevier Ltd", "title" : "Sources of land-derived runoff to a coral reef-fringed embayment identified using geochemical tracers in nearshore sediment traps", "type" : "article-journal", "volume" : "85" }, "uris" : [ "http://www.mendeley.com/documents/?uuid=44f776ed-527f-4ece-8776-5d1547626bee" ] } ], "mendeley" : { "previouslyFormattedCitation" : "(Gardner, 1980; Storlazzi et al., 2011; Takesue et al., 2009; White, 1990)" }, "properties" : { "noteIndex" : 0 }, "schema" : "https://github.com/citation-style-language/schema/raw/master/csl-citation.json" }</w:instrText>
      </w:r>
      <w:r>
        <w:fldChar w:fldCharType="separate"/>
      </w:r>
      <w:r w:rsidRPr="00B93519">
        <w:rPr>
          <w:noProof/>
        </w:rPr>
        <w:t>(Gardner, 1980; Storlazzi et al., 2011; Takesue et al., 2009; White, 1990)</w:t>
      </w:r>
      <w:r>
        <w:fldChar w:fldCharType="end"/>
      </w:r>
      <w:r>
        <w:t xml:space="preserve">. </w:t>
      </w:r>
    </w:p>
    <w:p w14:paraId="28309045" w14:textId="7C8E96AA" w:rsidR="008364A0" w:rsidRDefault="008364A0" w:rsidP="008364A0">
      <w:pPr>
        <w:ind w:firstLine="720"/>
      </w:pPr>
      <w:commentRangeStart w:id="24"/>
      <w:r>
        <w:rPr>
          <w:rFonts w:ascii="Calibri" w:hAnsi="Calibri"/>
          <w:color w:val="000000"/>
        </w:rPr>
        <w:t xml:space="preserve">Tube traps collect </w:t>
      </w:r>
      <w:commentRangeEnd w:id="24"/>
      <w:r w:rsidR="00594008">
        <w:rPr>
          <w:rStyle w:val="CommentReference"/>
        </w:rPr>
        <w:commentReference w:id="24"/>
      </w:r>
      <w:r>
        <w:rPr>
          <w:rFonts w:ascii="Calibri" w:hAnsi="Calibri"/>
          <w:color w:val="000000"/>
        </w:rPr>
        <w:t>sediment over the deployment period, typically 1-90 days</w:t>
      </w:r>
      <w:r w:rsidR="00551098">
        <w:rPr>
          <w:rFonts w:ascii="Calibri" w:hAnsi="Calibri"/>
          <w:color w:val="000000"/>
        </w:rPr>
        <w:t xml:space="preserve"> </w:t>
      </w:r>
      <w:r w:rsidR="00551098">
        <w:rPr>
          <w:rFonts w:ascii="Calibri" w:hAnsi="Calibri"/>
          <w:color w:val="000000"/>
        </w:rPr>
        <w:fldChar w:fldCharType="begin" w:fldLock="1"/>
      </w:r>
      <w:r w:rsidR="008245E9">
        <w:rPr>
          <w:rFonts w:ascii="Calibri" w:hAnsi="Calibri"/>
          <w:color w:val="000000"/>
        </w:rPr>
        <w:instrText>ADDIN CSL_CITATION { "citationItems" : [ { "id" : "ITEM-1", "itemData" : { "ISBN" : "0272-7714", "author" : [ { "dropping-particle" : "", "family" : "Wolanski", "given" : "Eric", "non-dropping-particle" : "", "parse-names" : false, "suffix" : "" }, { "dropping-particle" : "", "family" : "Fabricius", "given" : "Katharina E", "non-dropping-particle" : "", "parse-names" : false, "suffix" : "" }, { "dropping-particle" : "", "family" : "Spagnol", "given" : "S", "non-dropping-particle" : "", "parse-names" : false, "suffix" : "" }, { "dropping-particle" : "", "family" : "Brinkman", "given" : "R", "non-dropping-particle" : "", "parse-names" : false, "suffix" : "" } ], "container-title" : "Estuarine, Coastal and Shelf Science", "id" : "ITEM-1", "issue" : "1", "issued" : { "date-parts" : [ [ "2005" ] ] }, "page" : "153-158", "title" : "Fine sediment budget on an inner-shelf coral-fringed island, Great Barrier Reef of Australia", "type" : "article-journal", "volume" : "65" }, "uris" : [ "http://www.mendeley.com/documents/?uuid=23385a69-d385-46a6-9790-b9c335aae919" ] }, { "id" : "ITEM-2", "itemData" : { "DOI" : "10.1016/j.ecss.2005.07.025", "ISSN" : "02727714", "author" : [ { "dropping-particle" : "", "family" : "Victor", "given" : "Steven",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"ITEM-2", "issue" : "3-4", "issued" : { "date-parts" : [ [ "2006", "2" ] ] }, "page" : "409-416", "title" : "Sedimentation in mangroves and coral reefs in a wet tropical island, Pohnpei, Micronesia", "type" : "article-journal", "volume" : "66" }, "uris" : [ "http://www.mendeley.com/documents/?uuid=93599880-52b5-45d7-8f48-d3b271c58085" ] }, { "id" : "ITEM-3",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"ITEM-3",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"(Storlazzi et al., 2009; Victor et al., 2006; Wolanski et al., 2005)" }, "properties" : { "noteIndex" : 0 }, "schema" : "https://github.com/citation-style-language/schema/raw/master/csl-citation.json" }</w:instrText>
      </w:r>
      <w:r w:rsidR="00551098">
        <w:rPr>
          <w:rFonts w:ascii="Calibri" w:hAnsi="Calibri"/>
          <w:color w:val="000000"/>
        </w:rPr>
        <w:fldChar w:fldCharType="separate"/>
      </w:r>
      <w:r w:rsidR="00551098" w:rsidRPr="00551098">
        <w:rPr>
          <w:rFonts w:ascii="Calibri" w:hAnsi="Calibri"/>
          <w:noProof/>
          <w:color w:val="000000"/>
        </w:rPr>
        <w:t>(Storlazzi et al., 2009; Victor et al., 2006; Wolanski et al., 2005)</w:t>
      </w:r>
      <w:r w:rsidR="00551098">
        <w:rPr>
          <w:rFonts w:ascii="Calibri" w:hAnsi="Calibri"/>
          <w:color w:val="000000"/>
        </w:rPr>
        <w:fldChar w:fldCharType="end"/>
      </w:r>
      <w:r>
        <w:rPr>
          <w:rFonts w:ascii="Calibri" w:hAnsi="Calibri"/>
          <w:color w:val="000000"/>
        </w:rPr>
        <w:t xml:space="preserve">, yielding an integrated sample and average collection rate in mass per area per time, but </w:t>
      </w:r>
      <w:r>
        <w:rPr>
          <w:rFonts w:ascii="Calibri" w:hAnsi="Calibri"/>
          <w:color w:val="000000"/>
        </w:rPr>
        <w:fldChar w:fldCharType="begin" w:fldLock="1"/>
      </w:r>
      <w:r w:rsidR="008245E9">
        <w:rPr>
          <w:rFonts w:ascii="Calibri" w:hAnsi="Calibri"/>
          <w:color w:val="000000"/>
        </w:rPr>
        <w:instrText>ADDIN CSL_CITATION { "citationItems" : [ { "id" : "ITEM-1", "itemData" : { "DOI" : "10.1007/s00338-012-0953-5", "ISSN" : "0722-4028", "author" : [ { "dropping-particle" : "", "family" : "Field", "given" : "Michael E.", "non-dropping-particle" : "", "parse-names" : false, "suffix" : "" }, { "dropping-particle" : "", "family" : "Chezar", "given" : "H.", "non-dropping-particle" : "", "parse-names" : false, "suffix" : "" }, { "dropping-particle" : "", "family" : "Storlazzi", "given" : "Curt D.", "non-dropping-particle" : "", "parse-names" : false, "suffix" : "" } ], "container-title" : "Coral Reefs", "id" : "ITEM-1", "issued" : { "date-parts" : [ [ "2012", "9", "12" ] ] }, "title" : "SedPods: a low-cost coral proxy for measuring net sedimentation", "type" : "article-journal" }, "uris" : [ "http://www.mendeley.com/documents/?uuid=bb90bca2-a7df-412a-9a83-a72d56056cc6" ] } ], "mendeley" : { "manualFormatting" : "Field et al. (2012)", "previouslyFormattedCitation" : "(Field et al., 2012)" }, "properties" : { "noteIndex" : 0 }, "schema" : "https://github.com/citation-style-language/schema/raw/master/csl-citation.json" }</w:instrText>
      </w:r>
      <w:r>
        <w:rPr>
          <w:rFonts w:ascii="Calibri" w:hAnsi="Calibri"/>
          <w:color w:val="000000"/>
        </w:rPr>
        <w:fldChar w:fldCharType="separate"/>
      </w:r>
      <w:r>
        <w:rPr>
          <w:rFonts w:ascii="Calibri" w:hAnsi="Calibri"/>
          <w:noProof/>
          <w:color w:val="000000"/>
        </w:rPr>
        <w:t>Field et al. (</w:t>
      </w:r>
      <w:r w:rsidRPr="00417CF1">
        <w:rPr>
          <w:rFonts w:ascii="Calibri" w:hAnsi="Calibri"/>
          <w:noProof/>
          <w:color w:val="000000"/>
        </w:rPr>
        <w:t>2012)</w:t>
      </w:r>
      <w:r>
        <w:rPr>
          <w:rFonts w:ascii="Calibri" w:hAnsi="Calibri"/>
          <w:color w:val="000000"/>
        </w:rPr>
        <w:fldChar w:fldCharType="end"/>
      </w:r>
      <w:r>
        <w:rPr>
          <w:rFonts w:ascii="Calibri" w:hAnsi="Calibri"/>
          <w:color w:val="000000"/>
        </w:rPr>
        <w:t xml:space="preserve"> argue the collection rate is a gross collection rate since particles cannot be removed as they would be on natural benthic surfaces. Since tube traps slow </w:t>
      </w:r>
      <w:r>
        <w:rPr>
          <w:rFonts w:ascii="Calibri" w:hAnsi="Calibri"/>
          <w:color w:val="000000"/>
        </w:rPr>
        <w:lastRenderedPageBreak/>
        <w:t xml:space="preserve">the water column and prevent resuspension, they can effectively trap sediment that would have been </w:t>
      </w:r>
      <w:proofErr w:type="spellStart"/>
      <w:r>
        <w:rPr>
          <w:rFonts w:ascii="Calibri" w:hAnsi="Calibri"/>
          <w:color w:val="000000"/>
        </w:rPr>
        <w:t>advected</w:t>
      </w:r>
      <w:proofErr w:type="spellEnd"/>
      <w:r>
        <w:rPr>
          <w:rFonts w:ascii="Calibri" w:hAnsi="Calibri"/>
          <w:color w:val="000000"/>
        </w:rPr>
        <w:t xml:space="preserve"> through the area without being deposited </w:t>
      </w:r>
      <w:r>
        <w:rPr>
          <w:rFonts w:ascii="Calibri" w:hAnsi="Calibri"/>
          <w:color w:val="000000"/>
        </w:rPr>
        <w:fldChar w:fldCharType="begin" w:fldLock="1"/>
      </w:r>
      <w:r w:rsidR="008245E9">
        <w:rPr>
          <w:rFonts w:ascii="Calibri" w:hAnsi="Calibri"/>
          <w:color w:val="000000"/>
        </w:rPr>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"mendeley" : { "previouslyFormattedCitation" : "(Storlazzi et al., 2011)" }, "properties" : { "noteIndex" : 0 }, "schema" : "https://github.com/citation-style-language/schema/raw/master/csl-citation.json" }</w:instrText>
      </w:r>
      <w:r>
        <w:rPr>
          <w:rFonts w:ascii="Calibri" w:hAnsi="Calibri"/>
          <w:color w:val="000000"/>
        </w:rPr>
        <w:fldChar w:fldCharType="separate"/>
      </w:r>
      <w:r w:rsidRPr="00B93519">
        <w:rPr>
          <w:rFonts w:ascii="Calibri" w:hAnsi="Calibri"/>
          <w:noProof/>
          <w:color w:val="000000"/>
        </w:rPr>
        <w:t>(Storlazzi et al., 2011)</w:t>
      </w:r>
      <w:r>
        <w:rPr>
          <w:rFonts w:ascii="Calibri" w:hAnsi="Calibri"/>
          <w:color w:val="000000"/>
        </w:rPr>
        <w:fldChar w:fldCharType="end"/>
      </w:r>
      <w:r>
        <w:rPr>
          <w:rFonts w:ascii="Calibri" w:hAnsi="Calibri"/>
          <w:color w:val="000000"/>
        </w:rPr>
        <w:t xml:space="preserve">. </w:t>
      </w:r>
      <w:r w:rsidR="00027F6A">
        <w:rPr>
          <w:rFonts w:ascii="Calibri" w:hAnsi="Calibri"/>
          <w:color w:val="000000"/>
        </w:rPr>
        <w:t xml:space="preserve">To more accurately quantify “net” sedimentation, </w:t>
      </w:r>
      <w:r>
        <w:rPr>
          <w:rFonts w:ascii="Calibri" w:hAnsi="Calibri"/>
          <w:color w:val="000000"/>
        </w:rPr>
        <w:fldChar w:fldCharType="begin" w:fldLock="1"/>
      </w:r>
      <w:r w:rsidR="008245E9">
        <w:rPr>
          <w:rFonts w:ascii="Calibri" w:hAnsi="Calibri"/>
          <w:color w:val="000000"/>
        </w:rPr>
        <w:instrText>ADDIN CSL_CITATION { "citationItems" : [ { "id" : "ITEM-1", "itemData" : { "DOI" : "10.1007/s00338-012-0953-5", "ISSN" : "0722-4028", "author" : [ { "dropping-particle" : "", "family" : "Field", "given" : "Michael E.", "non-dropping-particle" : "", "parse-names" : false, "suffix" : "" }, { "dropping-particle" : "", "family" : "Chezar", "given" : "H.", "non-dropping-particle" : "", "parse-names" : false, "suffix" : "" }, { "dropping-particle" : "", "family" : "Storlazzi", "given" : "Curt D.", "non-dropping-particle" : "", "parse-names" : false, "suffix" : "" } ], "container-title" : "Coral Reefs", "id" : "ITEM-1", "issued" : { "date-parts" : [ [ "2012", "9", "12" ] ] }, "title" : "SedPods: a low-cost coral proxy for measuring net sedimentation", "type" : "article-journal" }, "uris" : [ "http://www.mendeley.com/documents/?uuid=bb90bca2-a7df-412a-9a83-a72d56056cc6" ] } ], "mendeley" : { "manualFormatting" : "Field et al. (2012)", "previouslyFormattedCitation" : "(Field et al., 2012)" }, "properties" : { "noteIndex" : 0 }, "schema" : "https://github.com/citation-style-language/schema/raw/master/csl-citation.json" }</w:instrText>
      </w:r>
      <w:r>
        <w:rPr>
          <w:rFonts w:ascii="Calibri" w:hAnsi="Calibri"/>
          <w:color w:val="000000"/>
        </w:rPr>
        <w:fldChar w:fldCharType="separate"/>
      </w:r>
      <w:r w:rsidRPr="00B93519">
        <w:rPr>
          <w:rFonts w:ascii="Calibri" w:hAnsi="Calibri"/>
          <w:noProof/>
          <w:color w:val="000000"/>
        </w:rPr>
        <w:t>Field et al</w:t>
      </w:r>
      <w:r>
        <w:rPr>
          <w:rFonts w:ascii="Calibri" w:hAnsi="Calibri"/>
          <w:noProof/>
          <w:color w:val="000000"/>
        </w:rPr>
        <w:t>. (</w:t>
      </w:r>
      <w:r w:rsidRPr="00B93519">
        <w:rPr>
          <w:rFonts w:ascii="Calibri" w:hAnsi="Calibri"/>
          <w:noProof/>
          <w:color w:val="000000"/>
        </w:rPr>
        <w:t>2012)</w:t>
      </w:r>
      <w:r>
        <w:rPr>
          <w:rFonts w:ascii="Calibri" w:hAnsi="Calibri"/>
          <w:color w:val="000000"/>
        </w:rPr>
        <w:fldChar w:fldCharType="end"/>
      </w:r>
      <w:r>
        <w:rPr>
          <w:rFonts w:ascii="Calibri" w:hAnsi="Calibri"/>
          <w:color w:val="000000"/>
        </w:rPr>
        <w:t xml:space="preserve"> proposed the use of “SedPods” where a flat, circular, roughened concrete surface is deployed </w:t>
      </w:r>
      <w:r w:rsidR="00027F6A">
        <w:rPr>
          <w:rFonts w:ascii="Calibri" w:hAnsi="Calibri"/>
          <w:color w:val="000000"/>
        </w:rPr>
        <w:t>which</w:t>
      </w:r>
      <w:r>
        <w:rPr>
          <w:rFonts w:ascii="Calibri" w:hAnsi="Calibri"/>
          <w:color w:val="000000"/>
        </w:rPr>
        <w:t xml:space="preserve"> allow</w:t>
      </w:r>
      <w:r w:rsidR="00027F6A">
        <w:rPr>
          <w:rFonts w:ascii="Calibri" w:hAnsi="Calibri"/>
          <w:color w:val="000000"/>
        </w:rPr>
        <w:t>s</w:t>
      </w:r>
      <w:r>
        <w:rPr>
          <w:rFonts w:ascii="Calibri" w:hAnsi="Calibri"/>
          <w:color w:val="000000"/>
        </w:rPr>
        <w:t xml:space="preserve"> for resuspension, similar to the surrounding benthic substrate. Deploying a tube trap in conjunction with a </w:t>
      </w:r>
      <w:proofErr w:type="spellStart"/>
      <w:r>
        <w:rPr>
          <w:rFonts w:ascii="Calibri" w:hAnsi="Calibri"/>
          <w:color w:val="000000"/>
        </w:rPr>
        <w:t>SedPod</w:t>
      </w:r>
      <w:proofErr w:type="spellEnd"/>
      <w:r>
        <w:rPr>
          <w:rFonts w:ascii="Calibri" w:hAnsi="Calibri"/>
          <w:color w:val="000000"/>
        </w:rPr>
        <w:t xml:space="preserve"> </w:t>
      </w:r>
      <w:r w:rsidR="00027F6A">
        <w:rPr>
          <w:rFonts w:ascii="Calibri" w:hAnsi="Calibri"/>
          <w:color w:val="000000"/>
        </w:rPr>
        <w:t>provides</w:t>
      </w:r>
      <w:r>
        <w:rPr>
          <w:rFonts w:ascii="Calibri" w:hAnsi="Calibri"/>
          <w:color w:val="000000"/>
        </w:rPr>
        <w:t xml:space="preserve"> a comparison of gross and net sediment accumulation, and an assessment of the interaction of sediment loading and removal at time scales relevant to coral mortality and management. </w:t>
      </w:r>
    </w:p>
    <w:p w14:paraId="6A1B652E" w14:textId="77777777" w:rsidR="00027F6A" w:rsidRDefault="00027F6A" w:rsidP="005E3EB1">
      <w:pPr>
        <w:ind w:firstLine="720"/>
      </w:pPr>
      <w:r w:rsidRPr="00703BBA">
        <w:t xml:space="preserve">SedPods </w:t>
      </w:r>
      <w:r w:rsidR="003C3570">
        <w:fldChar w:fldCharType="begin" w:fldLock="1"/>
      </w:r>
      <w:r w:rsidR="008245E9">
        <w:instrText>ADDIN CSL_CITATION { "citationItems" : [ { "id" : "ITEM-1", "itemData" : { "DOI" : "10.1007/s00338-012-0953-5", "ISSN" : "0722-4028", "author" : [ { "dropping-particle" : "", "family" : "Field", "given" : "Michael E.", "non-dropping-particle" : "", "parse-names" : false, "suffix" : "" }, { "dropping-particle" : "", "family" : "Chezar", "given" : "H.", "non-dropping-particle" : "", "parse-names" : false, "suffix" : "" }, { "dropping-particle" : "", "family" : "Storlazzi", "given" : "Curt D.", "non-dropping-particle" : "", "parse-names" : false, "suffix" : "" } ], "container-title" : "Coral Reefs", "id" : "ITEM-1", "issued" : { "date-parts" : [ [ "2012", "9", "12" ] ] }, "title" : "SedPods: a low-cost coral proxy for measuring net sedimentation", "type" : "article-journal" }, "uris" : [ "http://www.mendeley.com/documents/?uuid=bb90bca2-a7df-412a-9a83-a72d56056cc6" ] } ], "mendeley" : { "previouslyFormattedCitation" : "(Field et al., 2012)" }, "properties" : { "noteIndex" : 0 }, "schema" : "https://github.com/citation-style-language/schema/raw/master/csl-citation.json" }</w:instrText>
      </w:r>
      <w:r w:rsidR="003C3570">
        <w:fldChar w:fldCharType="separate"/>
      </w:r>
      <w:r w:rsidR="003C3570" w:rsidRPr="003C3570">
        <w:rPr>
          <w:noProof/>
        </w:rPr>
        <w:t>(Field et al., 2012)</w:t>
      </w:r>
      <w:r w:rsidR="003C3570">
        <w:fldChar w:fldCharType="end"/>
      </w:r>
      <w:r w:rsidR="003C3570">
        <w:t xml:space="preserve"> </w:t>
      </w:r>
      <w:r w:rsidRPr="00703BBA">
        <w:t xml:space="preserve">and tube traps </w:t>
      </w:r>
      <w:r w:rsidR="003C3570">
        <w:fldChar w:fldCharType="begin" w:fldLock="1"/>
      </w:r>
      <w:r w:rsidR="008245E9">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"mendeley" : { "previouslyFormattedCitation" : "(Storlazzi et al., 2011)" }, "properties" : { "noteIndex" : 0 }, "schema" : "https://github.com/citation-style-language/schema/raw/master/csl-citation.json" }</w:instrText>
      </w:r>
      <w:r w:rsidR="003C3570">
        <w:fldChar w:fldCharType="separate"/>
      </w:r>
      <w:r w:rsidR="003C3570" w:rsidRPr="003C3570">
        <w:rPr>
          <w:noProof/>
        </w:rPr>
        <w:t>(Storlazzi et al., 2011)</w:t>
      </w:r>
      <w:r w:rsidR="003C3570">
        <w:fldChar w:fldCharType="end"/>
      </w:r>
      <w:r w:rsidRPr="00703BBA">
        <w:t xml:space="preserve"> </w:t>
      </w:r>
      <w:r w:rsidR="00703057">
        <w:t xml:space="preserve">have been deployed </w:t>
      </w:r>
      <w:r w:rsidRPr="00703BBA">
        <w:t>at nine locations</w:t>
      </w:r>
      <w:r w:rsidR="00703057">
        <w:t xml:space="preserve"> on </w:t>
      </w:r>
      <w:r w:rsidRPr="00703BBA">
        <w:t>the reef flat (water depth 1-2</w:t>
      </w:r>
      <w:r w:rsidR="003C3570">
        <w:t xml:space="preserve"> </w:t>
      </w:r>
      <w:r w:rsidRPr="00703BBA">
        <w:t>m) and reef crest (10-15</w:t>
      </w:r>
      <w:r w:rsidR="003C3570">
        <w:t xml:space="preserve"> </w:t>
      </w:r>
      <w:r w:rsidRPr="00703BBA">
        <w:t>m)</w:t>
      </w:r>
      <w:r w:rsidR="00703057">
        <w:t xml:space="preserve"> in Faga’alu Bay</w:t>
      </w:r>
      <w:r w:rsidRPr="00703BBA">
        <w:t>,</w:t>
      </w:r>
      <w:r w:rsidR="00703057">
        <w:t xml:space="preserve"> are being collected monthly to provide data on</w:t>
      </w:r>
      <w:r w:rsidRPr="00703BBA">
        <w:t xml:space="preserve"> monthly sediment accumulation rates (mg/cm</w:t>
      </w:r>
      <w:r w:rsidRPr="00703BBA">
        <w:rPr>
          <w:vertAlign w:val="superscript"/>
        </w:rPr>
        <w:t>2</w:t>
      </w:r>
      <w:r w:rsidR="003C3570">
        <w:t>/d</w:t>
      </w:r>
      <w:r w:rsidRPr="00703BBA">
        <w:t>) (</w:t>
      </w:r>
      <w:r w:rsidRPr="00703BBA">
        <w:fldChar w:fldCharType="begin"/>
      </w:r>
      <w:r w:rsidRPr="00703BBA">
        <w:instrText xml:space="preserve"> REF _Ref374110110 \h  \* MERGEFORMAT </w:instrText>
      </w:r>
      <w:r w:rsidRPr="00703BBA">
        <w:fldChar w:fldCharType="separate"/>
      </w:r>
      <w:r w:rsidRPr="00703BBA">
        <w:t xml:space="preserve">Figure </w:t>
      </w:r>
      <w:r>
        <w:rPr>
          <w:noProof/>
        </w:rPr>
        <w:t>2</w:t>
      </w:r>
      <w:r w:rsidRPr="00703BBA">
        <w:fldChar w:fldCharType="end"/>
      </w:r>
      <w:r w:rsidRPr="00703BBA">
        <w:t>) from</w:t>
      </w:r>
      <w:r w:rsidR="00703057">
        <w:t xml:space="preserve"> February </w:t>
      </w:r>
      <w:r w:rsidRPr="00703BBA">
        <w:t>2014 through January 2015.  Collection will be performed by Messina when in the field and by Department of Marine and Wildlife Resources when Messina is not on-island. See QAPP 2.2.11.1-2.2.11.4.</w:t>
      </w:r>
    </w:p>
    <w:p w14:paraId="380585CE" w14:textId="77777777" w:rsidR="00027F6A" w:rsidRPr="00703057" w:rsidRDefault="00027F6A" w:rsidP="00703057">
      <w:pPr>
        <w:pStyle w:val="Heading3"/>
        <w:numPr>
          <w:ilvl w:val="0"/>
          <w:numId w:val="0"/>
        </w:numPr>
        <w:ind w:left="720" w:hanging="720"/>
        <w:jc w:val="both"/>
        <w:rPr>
          <w:rFonts w:asciiTheme="minorHAnsi" w:hAnsiTheme="minorHAnsi"/>
        </w:rPr>
      </w:pPr>
      <w:bookmarkStart w:id="25" w:name="_Toc389207943"/>
      <w:r w:rsidRPr="00703BBA">
        <w:rPr>
          <w:rFonts w:asciiTheme="minorHAnsi" w:hAnsiTheme="minorHAnsi"/>
        </w:rPr>
        <w:t xml:space="preserve">Sediment </w:t>
      </w:r>
      <w:bookmarkEnd w:id="25"/>
      <w:r>
        <w:rPr>
          <w:rFonts w:asciiTheme="minorHAnsi" w:hAnsiTheme="minorHAnsi"/>
        </w:rPr>
        <w:t>composition and particle size</w:t>
      </w:r>
    </w:p>
    <w:p w14:paraId="46EAFF7C" w14:textId="77777777" w:rsidR="00027F6A" w:rsidRPr="00703BBA" w:rsidRDefault="00703057" w:rsidP="00286650">
      <w:pPr>
        <w:ind w:firstLine="720"/>
      </w:pPr>
      <w:r>
        <w:t>Sediment samples collected in tubes and SedPods are wet sieved to separate the sand and fine fractions for analysis and rinse salt from the sample. The samples are dried and weighed to determine bulk sediment accumulation before being shipped to SDSU to c</w:t>
      </w:r>
      <w:r w:rsidR="00027F6A" w:rsidRPr="00703BBA">
        <w:t xml:space="preserve">haracterize the geochemical composition </w:t>
      </w:r>
      <w:r>
        <w:t>(</w:t>
      </w:r>
      <w:r w:rsidR="00027F6A" w:rsidRPr="00703BBA">
        <w:t>percent terrigenous, carbonate and organic</w:t>
      </w:r>
      <w:r>
        <w:t>)</w:t>
      </w:r>
      <w:r w:rsidR="00027F6A" w:rsidRPr="00703BBA">
        <w:t xml:space="preserve"> using Loss on Ignition (LOI) method</w:t>
      </w:r>
      <w:r w:rsidR="00286650">
        <w:t xml:space="preserve"> </w:t>
      </w:r>
      <w:r w:rsidR="00286650">
        <w:fldChar w:fldCharType="begin" w:fldLock="1"/>
      </w:r>
      <w:r w:rsidR="008245E9">
        <w:instrText>ADDIN CSL_CITATION { "citationItems" : [ { "id" : "ITEM-1", "itemData" : { "author" : [ { "dropping-particle" : "", "family" : "Heiri", "given" : "Oliver", "non-dropping-particle" : "", "parse-names" : false, "suffix" : "" }, { "dropping-particle" : "", "family" : "Lotter", "given" : "Andr\u00e9 F", "non-dropping-particle" : "", "parse-names" : false, "suffix" : "" }, { "dropping-particle" : "", "family" : "Lemcke", "given" : "Gerry", "non-dropping-particle" : "", "parse-names" : false, "suffix" : "" } ], "container-title" : "Journal of Paleolimnology", "id" : "ITEM-1", "issued" : { "date-parts" : [ [ "2001" ] ] }, "page" : "101-110", "title" : "Loss on ignition as a method for estimating organic and carbonate content in sediments : reproducibility and comparability of results", "type" : "article-journal", "volume" : "25" }, "uris" : [ "http://www.mendeley.com/documents/?uuid=3cc85ea9-e22b-4184-9317-446c4e83fcc4" ] }, { "id" : "ITEM-2", "itemData" : { "ISBN" : "0921-2728", "author" : [ { "dropping-particle" : "", "family" : "Santisteban", "given" : "J I", "non-dropping-particle" : "", "parse-names" : false, "suffix" : "" }, { "dropping-particle" : "", "family" : "Mediavilla", "given" : "R", "non-dropping-particle" : "", "parse-names" : false, "suffix" : "" }, { "dropping-particle" : "", "family" : "Lopez-Pamo", "given" : "E", "non-dropping-particle" : "", "parse-names" : false, "suffix" : "" }, { "dropping-particle" : "", "family" : "Dabrio", "given" : "C J", "non-dropping-particle" : "", "parse-names" : false, "suffix" : "" }, { "dropping-particle" : "", "family" : "Zapata", "given" : "M B R", "non-dropping-particle" : "", "parse-names" : false, "suffix" : "" }, { "dropping-particle" : "", "family" : "Garcia", "given" : "M J G", "non-dropping-particle" : "", "parse-names" : false, "suffix" : "" }, { "dropping-particle" : "", "family" : "Castano", "given" : "S", "non-dropping-particle" : "", "parse-names" : false, "suffix" : "" }, { "dropping-particle" : "", "family" : "Mart\u00ednez-Alfaro", "given" : "P E", "non-dropping-particle" : "", "parse-names" : false, "suffix" : "" } ], "container-title" : "Journal of Paleolimnology", "id" : "ITEM-2", "issue" : "3", "issued" : { "date-parts" : [ [ "2004" ] ] }, "page" : "287-299", "title" : "Loss on ignition: a qualitative or quantitative method for organic matter and carbonate mineral content in sediments?", "type" : "article-journal", "volume" : "32" }, "uris" : [ "http://www.mendeley.com/documents/?uuid=f93293b5-0df9-4e83-9df1-b9198abc35a7" ] } ], "mendeley" : { "previouslyFormattedCitation" : "(Heiri et al., 2001; Santisteban et al., 2004)" }, "properties" : { "noteIndex" : 0 }, "schema" : "https://github.com/citation-style-language/schema/raw/master/csl-citation.json" }</w:instrText>
      </w:r>
      <w:r w:rsidR="00286650">
        <w:fldChar w:fldCharType="separate"/>
      </w:r>
      <w:r w:rsidR="003C3570" w:rsidRPr="003C3570">
        <w:rPr>
          <w:noProof/>
        </w:rPr>
        <w:t>(Heiri et al., 2001; Santisteban et al., 2004)</w:t>
      </w:r>
      <w:r w:rsidR="00286650">
        <w:fldChar w:fldCharType="end"/>
      </w:r>
      <w:r w:rsidR="00027F6A" w:rsidRPr="00703BBA">
        <w:t>. The LOI method uses a muffler furnace that can s</w:t>
      </w:r>
      <w:r>
        <w:t>ustain 950 C for several hours</w:t>
      </w:r>
      <w:r w:rsidR="003C3570">
        <w:t xml:space="preserve"> to combust and remove organic, then carbonate material, leaving only terrigenous residue</w:t>
      </w:r>
      <w:r>
        <w:t>.</w:t>
      </w:r>
      <w:r w:rsidR="00027F6A" w:rsidRPr="00703BBA">
        <w:t xml:space="preserve"> </w:t>
      </w:r>
      <w:r>
        <w:t xml:space="preserve">All carbonate sediment is assumed to be reef derived, all non-carbonate is assumed to be terrigenous </w:t>
      </w:r>
      <w:r>
        <w:fldChar w:fldCharType="begin" w:fldLock="1"/>
      </w:r>
      <w:r w:rsidR="008245E9">
        <w:instrText>ADDIN CSL_CITATION { "citationItems" : [ { "id" : "ITEM-1", "itemData" : { "DOI" : "10.1016/j.marpolbul.2008.02.017", "ISSN" : "0025-326X", "PMID" : "18359047", "abstract" : "Increased sediment flux to the coastal ocean due to coastal development is considered a major threat to the viability of coral reefs. A change in the nature of sediment supply and storage has been identified in a variety of coastal settings, particularly in response to European colonization, but sedimentation around reefs has received less attention. This research examines the sedimentary record adjacent to a coastal village that has experienced considerable land-use change over the last few decades. Sediment cores were analyzed to characterize composition and sediment accumulation rates. Sedimentation rates decreased seaward across the shelf from 0.85 cm y(-1) in a nearshore bay to 0.19 cm y(-1) in a fore-reef setting. Data reflected a significant (up to 2x) increase over the last approximately 80 years in terrestrial sediment accumulating in the back-reef setting, suggesting greater terrestrial sediment flux to the area. Reef health has declined, and increased turbidity is believed to be an important impact, particularly when combined with additional stressors.", "author" : [ { "dropping-particle" : "", "family" : "Ryan", "given" : "K E", "non-dropping-particle" : "", "parse-names" : false, "suffix" : "" }, { "dropping-particle" : "", "family" : "Walsh", "given" : "J P", "non-dropping-particle" : "", "parse-names" : false, "suffix" : "" }, { "dropping-particle" : "", "family" : "Corbett", "given" : "D R", "non-dropping-particle" : "", "parse-names" : false, "suffix" : "" }, { "dropping-particle" : "", "family" : "Winter", "given" : "a", "non-dropping-particle" : "", "parse-names" : false, "suffix" : "" } ], "container-title" : "Marine pollution bulletin", "id" : "ITEM-1", "issue" : "6", "issued" : { "date-parts" : [ [ "2008", "6" ] ] }, "page" : "1177-83", "title" : "A record of recent change in terrestrial sedimentation in a coral-reef environment, La Parguera, Puerto Rico: a response to coastal development?", "type" : "article-journal", "volume" : "56" }, "uris" : [ "http://www.mendeley.com/documents/?uuid=f4967080-5730-4599-828a-92000bdc2158" ] } ], "mendeley" : { "previouslyFormattedCitation" : "(Ryan et al., 2008)" }, "properties" : { "noteIndex" : 0 }, "schema" : "https://github.com/citation-style-language/schema/raw/master/csl-citation.json" }</w:instrText>
      </w:r>
      <w:r>
        <w:fldChar w:fldCharType="separate"/>
      </w:r>
      <w:r w:rsidRPr="008B224B">
        <w:rPr>
          <w:noProof/>
        </w:rPr>
        <w:t>(Ryan et al., 2008)</w:t>
      </w:r>
      <w:r>
        <w:fldChar w:fldCharType="end"/>
      </w:r>
      <w:r>
        <w:t xml:space="preserve">. </w:t>
      </w:r>
      <w:r w:rsidR="00027F6A" w:rsidRPr="00703BBA">
        <w:t>See QAPP 3.5.</w:t>
      </w:r>
      <w:r w:rsidR="00286650">
        <w:t xml:space="preserve"> </w:t>
      </w:r>
      <w:r w:rsidR="00027F6A" w:rsidRPr="00703BBA">
        <w:t>The particle size distributio</w:t>
      </w:r>
      <w:r w:rsidR="00286650">
        <w:t xml:space="preserve">n </w:t>
      </w:r>
      <w:r w:rsidR="00027F6A" w:rsidRPr="00703BBA">
        <w:t>and geochemical composition of sediment collected in traps may differ from sediment that accumulates on the reef, so sediments in the immediate area of the trap will also be sampled. See QAPP 2.2.11.5.</w:t>
      </w:r>
    </w:p>
    <w:p w14:paraId="4058151C" w14:textId="77777777" w:rsidR="00027F6A" w:rsidRPr="00703BBA" w:rsidRDefault="00614046" w:rsidP="00027F6A">
      <w:pPr>
        <w:pStyle w:val="Heading3"/>
        <w:numPr>
          <w:ilvl w:val="0"/>
          <w:numId w:val="0"/>
        </w:numPr>
        <w:ind w:left="720" w:hanging="720"/>
        <w:jc w:val="both"/>
        <w:rPr>
          <w:rFonts w:asciiTheme="minorHAnsi" w:hAnsiTheme="minorHAnsi"/>
        </w:rPr>
      </w:pPr>
      <w:r>
        <w:rPr>
          <w:rFonts w:asciiTheme="minorHAnsi" w:hAnsiTheme="minorHAnsi"/>
        </w:rPr>
        <w:t xml:space="preserve">Modeling </w:t>
      </w:r>
      <w:r w:rsidR="008245E9">
        <w:rPr>
          <w:rFonts w:asciiTheme="minorHAnsi" w:hAnsiTheme="minorHAnsi"/>
        </w:rPr>
        <w:t>temporal</w:t>
      </w:r>
      <w:r w:rsidR="0095717D">
        <w:rPr>
          <w:rFonts w:asciiTheme="minorHAnsi" w:hAnsiTheme="minorHAnsi"/>
        </w:rPr>
        <w:t xml:space="preserve"> variation in sediment accumulation </w:t>
      </w:r>
    </w:p>
    <w:p w14:paraId="55C965C0" w14:textId="62ED8F74" w:rsidR="00703057" w:rsidRDefault="00703057" w:rsidP="00703057">
      <w:pPr>
        <w:pStyle w:val="ListParagraph"/>
        <w:ind w:left="0" w:firstLine="576"/>
      </w:pPr>
      <w:commentRangeStart w:id="26"/>
      <w:r>
        <w:t xml:space="preserve">Statistical models, including both simple </w:t>
      </w:r>
      <w:commentRangeEnd w:id="26"/>
      <w:r w:rsidR="00E52175">
        <w:rPr>
          <w:rStyle w:val="CommentReference"/>
        </w:rPr>
        <w:commentReference w:id="26"/>
      </w:r>
      <w:r>
        <w:t>linear regression models and more complex generalized additive mixed models (GAMMs) will be used to establish the relative controls of each mea</w:t>
      </w:r>
      <w:r w:rsidR="00AF5FB2">
        <w:t xml:space="preserve">sured variable on sediment accumulation </w:t>
      </w:r>
      <w:r>
        <w:t xml:space="preserve">rates, both the average </w:t>
      </w:r>
      <w:r w:rsidR="0095717D">
        <w:t xml:space="preserve">for North and South reefs, </w:t>
      </w:r>
      <w:r>
        <w:t xml:space="preserve">and at each of the nine locations where accumulation will be measured. </w:t>
      </w:r>
    </w:p>
    <w:p w14:paraId="2A516AE4" w14:textId="1BE4537E" w:rsidR="00703057" w:rsidRPr="00A77198" w:rsidRDefault="002D6348" w:rsidP="00703057">
      <w:pPr>
        <w:pStyle w:val="ListParagraph"/>
        <w:ind w:left="0" w:firstLine="709"/>
      </w:pPr>
      <w:r>
        <w:t>A</w:t>
      </w:r>
      <w:r w:rsidR="00703057">
        <w:t xml:space="preserve"> semi-empirical model of sediment accumulation (S</w:t>
      </w:r>
      <w:r w:rsidR="00703057">
        <w:rPr>
          <w:vertAlign w:val="subscript"/>
        </w:rPr>
        <w:t>i</w:t>
      </w:r>
      <w:r w:rsidR="00703057">
        <w:t xml:space="preserve">) at location </w:t>
      </w:r>
      <w:proofErr w:type="spellStart"/>
      <w:r w:rsidR="00703057">
        <w:rPr>
          <w:i/>
        </w:rPr>
        <w:t>i</w:t>
      </w:r>
      <w:proofErr w:type="spellEnd"/>
      <w:r w:rsidR="00703057">
        <w:t xml:space="preserve"> in the bay during month </w:t>
      </w:r>
      <w:r w:rsidR="00703057" w:rsidRPr="00D61AAC">
        <w:rPr>
          <w:i/>
        </w:rPr>
        <w:t>t</w:t>
      </w:r>
      <w:r w:rsidR="00703057">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4603"/>
        <w:gridCol w:w="2842"/>
      </w:tblGrid>
      <w:tr w:rsidR="00EC4C96" w:rsidRPr="00EC4C96" w14:paraId="23AA30F6" w14:textId="77777777" w:rsidTr="0042234A">
        <w:tc>
          <w:tcPr>
            <w:tcW w:w="2178" w:type="dxa"/>
          </w:tcPr>
          <w:p w14:paraId="107E7523" w14:textId="77777777" w:rsidR="00703057" w:rsidRDefault="00703057" w:rsidP="0042234A">
            <w:pPr>
              <w:pStyle w:val="ListParagraph"/>
              <w:ind w:left="0"/>
              <w:rPr>
                <w:b/>
                <w:kern w:val="24"/>
              </w:rPr>
            </w:pPr>
          </w:p>
        </w:tc>
        <w:tc>
          <w:tcPr>
            <w:tcW w:w="4884" w:type="dxa"/>
          </w:tcPr>
          <w:p w14:paraId="5E607E0E" w14:textId="599FF2B4" w:rsidR="00703057" w:rsidRDefault="000B330A" w:rsidP="0042234A">
            <w:pPr>
              <w:pStyle w:val="ListParagraph"/>
              <w:ind w:left="0"/>
              <w:rPr>
                <w:b/>
                <w:kern w:val="24"/>
                <w:sz w:val="28"/>
              </w:rPr>
            </w:pPr>
            <m:oMathPara>
              <m:oMath>
                <m:sSub>
                  <m:sSubPr>
                    <m:ctrlPr>
                      <w:rPr>
                        <w:rFonts w:ascii="Cambria Math" w:hAnsi="Cambria Math"/>
                        <w:i/>
                        <w:kern w:val="24"/>
                        <w:sz w:val="28"/>
                      </w:rPr>
                    </m:ctrlPr>
                  </m:sSubPr>
                  <m:e>
                    <m:r>
                      <w:rPr>
                        <w:rFonts w:ascii="Cambria Math" w:hAnsi="Cambria Math"/>
                        <w:kern w:val="24"/>
                        <w:sz w:val="28"/>
                      </w:rPr>
                      <m:t>S</m:t>
                    </m:r>
                  </m:e>
                  <m:sub>
                    <m:r>
                      <w:rPr>
                        <w:rFonts w:ascii="Cambria Math" w:hAnsi="Cambria Math"/>
                        <w:kern w:val="24"/>
                        <w:sz w:val="28"/>
                      </w:rPr>
                      <m:t>i</m:t>
                    </m:r>
                  </m:sub>
                </m:sSub>
                <m:r>
                  <w:rPr>
                    <w:rFonts w:ascii="Cambria Math" w:hAnsi="Cambria Math"/>
                    <w:kern w:val="24"/>
                    <w:sz w:val="28"/>
                  </w:rPr>
                  <m:t>(t)=f</m:t>
                </m:r>
                <m:d>
                  <m:dPr>
                    <m:ctrlPr>
                      <w:rPr>
                        <w:rFonts w:ascii="Cambria Math" w:hAnsi="Cambria Math"/>
                        <w:i/>
                        <w:kern w:val="24"/>
                        <w:sz w:val="28"/>
                      </w:rPr>
                    </m:ctrlPr>
                  </m:dPr>
                  <m:e>
                    <m:sSub>
                      <m:sSubPr>
                        <m:ctrlPr>
                          <w:rPr>
                            <w:rFonts w:ascii="Cambria Math" w:hAnsi="Cambria Math"/>
                            <w:i/>
                            <w:kern w:val="24"/>
                            <w:sz w:val="28"/>
                          </w:rPr>
                        </m:ctrlPr>
                      </m:sSubPr>
                      <m:e>
                        <m:r>
                          <w:rPr>
                            <w:rFonts w:ascii="Cambria Math" w:hAnsi="Cambria Math"/>
                            <w:kern w:val="24"/>
                            <w:sz w:val="28"/>
                          </w:rPr>
                          <m:t>S</m:t>
                        </m:r>
                      </m:e>
                      <m:sub>
                        <m:r>
                          <w:rPr>
                            <w:rFonts w:ascii="Cambria Math" w:hAnsi="Cambria Math"/>
                            <w:kern w:val="24"/>
                            <w:sz w:val="28"/>
                          </w:rPr>
                          <m:t>w</m:t>
                        </m:r>
                      </m:sub>
                    </m:sSub>
                    <m:r>
                      <w:rPr>
                        <w:rFonts w:ascii="Cambria Math" w:hAnsi="Cambria Math"/>
                        <w:kern w:val="24"/>
                        <w:sz w:val="28"/>
                      </w:rPr>
                      <m:t>(t),</m:t>
                    </m:r>
                    <m:sSub>
                      <m:sSubPr>
                        <m:ctrlPr>
                          <w:rPr>
                            <w:rFonts w:ascii="Cambria Math" w:hAnsi="Cambria Math"/>
                            <w:i/>
                            <w:kern w:val="24"/>
                            <w:sz w:val="28"/>
                          </w:rPr>
                        </m:ctrlPr>
                      </m:sSubPr>
                      <m:e>
                        <m:r>
                          <w:rPr>
                            <w:rFonts w:ascii="Cambria Math" w:hAnsi="Cambria Math"/>
                            <w:kern w:val="24"/>
                            <w:sz w:val="28"/>
                          </w:rPr>
                          <m:t>R</m:t>
                        </m:r>
                      </m:e>
                      <m:sub>
                        <m:r>
                          <w:rPr>
                            <w:rFonts w:ascii="Cambria Math" w:hAnsi="Cambria Math"/>
                            <w:kern w:val="24"/>
                            <w:sz w:val="28"/>
                          </w:rPr>
                          <m:t>i</m:t>
                        </m:r>
                      </m:sub>
                    </m:sSub>
                    <m:r>
                      <w:rPr>
                        <w:rFonts w:ascii="Cambria Math" w:hAnsi="Cambria Math"/>
                        <w:kern w:val="24"/>
                        <w:sz w:val="28"/>
                      </w:rPr>
                      <m:t>(t),</m:t>
                    </m:r>
                    <m:sSub>
                      <m:sSubPr>
                        <m:ctrlPr>
                          <w:rPr>
                            <w:rFonts w:ascii="Cambria Math" w:hAnsi="Cambria Math"/>
                            <w:kern w:val="24"/>
                            <w:sz w:val="28"/>
                          </w:rPr>
                        </m:ctrlPr>
                      </m:sSubPr>
                      <m:e>
                        <m:r>
                          <w:rPr>
                            <w:rFonts w:ascii="Cambria Math" w:hAnsi="Cambria Math"/>
                            <w:kern w:val="24"/>
                            <w:sz w:val="28"/>
                          </w:rPr>
                          <m:t>SB</m:t>
                        </m:r>
                      </m:e>
                      <m:sub>
                        <m:r>
                          <w:rPr>
                            <w:rFonts w:ascii="Cambria Math" w:hAnsi="Cambria Math"/>
                            <w:kern w:val="24"/>
                            <w:sz w:val="28"/>
                          </w:rPr>
                          <m:t>i</m:t>
                        </m:r>
                      </m:sub>
                    </m:sSub>
                  </m:e>
                </m:d>
              </m:oMath>
            </m:oMathPara>
          </w:p>
          <w:p w14:paraId="36D0BDB9" w14:textId="77777777" w:rsidR="00703057" w:rsidRDefault="00703057" w:rsidP="0042234A">
            <w:pPr>
              <w:pStyle w:val="ListParagraph"/>
              <w:ind w:left="0"/>
              <w:rPr>
                <w:b/>
                <w:kern w:val="24"/>
              </w:rPr>
            </w:pPr>
          </w:p>
        </w:tc>
        <w:tc>
          <w:tcPr>
            <w:tcW w:w="3126" w:type="dxa"/>
          </w:tcPr>
          <w:p w14:paraId="010B257F" w14:textId="77777777" w:rsidR="00703057" w:rsidRPr="00EC4C96" w:rsidRDefault="00EC4C96" w:rsidP="0042234A">
            <w:pPr>
              <w:pStyle w:val="ListParagraph"/>
              <w:ind w:left="0"/>
              <w:jc w:val="right"/>
              <w:rPr>
                <w:kern w:val="24"/>
              </w:rPr>
            </w:pPr>
            <w:r w:rsidRPr="00EC4C96">
              <w:rPr>
                <w:kern w:val="24"/>
              </w:rPr>
              <w:t xml:space="preserve">Equation </w:t>
            </w:r>
            <w:r w:rsidR="00703057" w:rsidRPr="00EC4C96">
              <w:rPr>
                <w:kern w:val="24"/>
              </w:rPr>
              <w:t>1</w:t>
            </w:r>
          </w:p>
        </w:tc>
      </w:tr>
    </w:tbl>
    <w:p w14:paraId="53250D35" w14:textId="194CFB80" w:rsidR="00B75696" w:rsidRDefault="00703057" w:rsidP="00B75696">
      <w:pPr>
        <w:pStyle w:val="ListParagraph"/>
        <w:ind w:left="0"/>
        <w:rPr>
          <w:kern w:val="24"/>
        </w:rPr>
      </w:pPr>
      <w:r>
        <w:rPr>
          <w:kern w:val="24"/>
        </w:rPr>
        <w:t xml:space="preserve">where </w:t>
      </w:r>
      <w:proofErr w:type="spellStart"/>
      <w:proofErr w:type="gramStart"/>
      <w:r w:rsidRPr="00614046">
        <w:rPr>
          <w:i/>
          <w:kern w:val="24"/>
        </w:rPr>
        <w:t>S</w:t>
      </w:r>
      <w:r w:rsidR="008B2C3B">
        <w:rPr>
          <w:i/>
          <w:kern w:val="24"/>
          <w:vertAlign w:val="subscript"/>
        </w:rPr>
        <w:t>w</w:t>
      </w:r>
      <w:proofErr w:type="spellEnd"/>
      <w:r w:rsidRPr="00614046">
        <w:rPr>
          <w:i/>
          <w:kern w:val="24"/>
        </w:rPr>
        <w:t>(</w:t>
      </w:r>
      <w:proofErr w:type="gramEnd"/>
      <w:r w:rsidRPr="00614046">
        <w:rPr>
          <w:i/>
          <w:kern w:val="24"/>
        </w:rPr>
        <w:t>t)</w:t>
      </w:r>
      <w:r>
        <w:rPr>
          <w:kern w:val="24"/>
        </w:rPr>
        <w:t xml:space="preserve"> is sediment loading from t</w:t>
      </w:r>
      <w:r w:rsidR="00AF5FB2">
        <w:rPr>
          <w:kern w:val="24"/>
        </w:rPr>
        <w:t>he watershed in month</w:t>
      </w:r>
      <w:r w:rsidR="00614046">
        <w:rPr>
          <w:kern w:val="24"/>
        </w:rPr>
        <w:t xml:space="preserve"> </w:t>
      </w:r>
      <w:r w:rsidR="00614046" w:rsidRPr="00614046">
        <w:rPr>
          <w:i/>
          <w:kern w:val="24"/>
        </w:rPr>
        <w:t>t</w:t>
      </w:r>
      <w:r w:rsidR="00AF5FB2">
        <w:rPr>
          <w:kern w:val="24"/>
        </w:rPr>
        <w:t xml:space="preserve">, </w:t>
      </w:r>
      <w:proofErr w:type="spellStart"/>
      <w:r w:rsidR="00AF5FB2" w:rsidRPr="00614046">
        <w:rPr>
          <w:i/>
          <w:kern w:val="24"/>
        </w:rPr>
        <w:t>R</w:t>
      </w:r>
      <w:r w:rsidR="005420C9" w:rsidRPr="005420C9">
        <w:rPr>
          <w:i/>
          <w:kern w:val="24"/>
          <w:vertAlign w:val="subscript"/>
        </w:rPr>
        <w:t>i</w:t>
      </w:r>
      <w:proofErr w:type="spellEnd"/>
      <w:r w:rsidRPr="00614046">
        <w:rPr>
          <w:i/>
          <w:kern w:val="24"/>
        </w:rPr>
        <w:t>(t)</w:t>
      </w:r>
      <w:r>
        <w:rPr>
          <w:kern w:val="24"/>
        </w:rPr>
        <w:t xml:space="preserve"> is </w:t>
      </w:r>
      <w:r w:rsidR="008B2C3B">
        <w:rPr>
          <w:kern w:val="24"/>
        </w:rPr>
        <w:t xml:space="preserve">mean </w:t>
      </w:r>
      <w:r w:rsidR="00AF5FB2">
        <w:rPr>
          <w:kern w:val="24"/>
        </w:rPr>
        <w:t>water residence time</w:t>
      </w:r>
      <w:r>
        <w:rPr>
          <w:kern w:val="24"/>
        </w:rPr>
        <w:t xml:space="preserve"> over the reef </w:t>
      </w:r>
      <w:commentRangeStart w:id="27"/>
      <w:r>
        <w:rPr>
          <w:kern w:val="24"/>
        </w:rPr>
        <w:t>flat</w:t>
      </w:r>
      <w:commentRangeEnd w:id="27"/>
      <w:r w:rsidR="0042234A">
        <w:rPr>
          <w:rStyle w:val="CommentReference"/>
        </w:rPr>
        <w:commentReference w:id="27"/>
      </w:r>
      <w:r w:rsidR="005420C9">
        <w:rPr>
          <w:kern w:val="24"/>
        </w:rPr>
        <w:t xml:space="preserve"> at location </w:t>
      </w:r>
      <w:proofErr w:type="spellStart"/>
      <w:r w:rsidR="005420C9">
        <w:rPr>
          <w:i/>
          <w:kern w:val="24"/>
        </w:rPr>
        <w:t>i</w:t>
      </w:r>
      <w:proofErr w:type="spellEnd"/>
      <w:r w:rsidR="008B2C3B">
        <w:rPr>
          <w:kern w:val="24"/>
        </w:rPr>
        <w:t>, either the mean of the month or mean during storm events,</w:t>
      </w:r>
      <w:r>
        <w:rPr>
          <w:kern w:val="24"/>
        </w:rPr>
        <w:t xml:space="preserve"> and </w:t>
      </w:r>
      <w:proofErr w:type="spellStart"/>
      <w:r w:rsidRPr="00614046">
        <w:rPr>
          <w:i/>
          <w:kern w:val="24"/>
        </w:rPr>
        <w:t>SB</w:t>
      </w:r>
      <w:r w:rsidR="00614046" w:rsidRPr="00614046">
        <w:rPr>
          <w:i/>
          <w:kern w:val="24"/>
          <w:vertAlign w:val="subscript"/>
        </w:rPr>
        <w:t>i</w:t>
      </w:r>
      <w:proofErr w:type="spellEnd"/>
      <w:r w:rsidRPr="00614046">
        <w:rPr>
          <w:kern w:val="24"/>
          <w:vertAlign w:val="subscript"/>
        </w:rPr>
        <w:t xml:space="preserve"> </w:t>
      </w:r>
      <w:r>
        <w:rPr>
          <w:kern w:val="24"/>
        </w:rPr>
        <w:t>is substrate type (live coral,</w:t>
      </w:r>
      <w:r w:rsidRPr="00360A39">
        <w:rPr>
          <w:kern w:val="24"/>
        </w:rPr>
        <w:t xml:space="preserve"> </w:t>
      </w:r>
      <w:r>
        <w:rPr>
          <w:kern w:val="24"/>
        </w:rPr>
        <w:t>dead coral</w:t>
      </w:r>
      <w:r w:rsidRPr="00360A39">
        <w:rPr>
          <w:kern w:val="24"/>
        </w:rPr>
        <w:t>,</w:t>
      </w:r>
      <w:r>
        <w:rPr>
          <w:kern w:val="24"/>
        </w:rPr>
        <w:t xml:space="preserve"> coralline sand,</w:t>
      </w:r>
      <w:r w:rsidRPr="00360A39">
        <w:rPr>
          <w:kern w:val="24"/>
        </w:rPr>
        <w:t xml:space="preserve"> mud)</w:t>
      </w:r>
      <w:r w:rsidR="00614046">
        <w:rPr>
          <w:kern w:val="24"/>
        </w:rPr>
        <w:t xml:space="preserve"> at location </w:t>
      </w:r>
      <w:proofErr w:type="spellStart"/>
      <w:r w:rsidR="00614046">
        <w:rPr>
          <w:i/>
          <w:kern w:val="24"/>
        </w:rPr>
        <w:t>i</w:t>
      </w:r>
      <w:proofErr w:type="spellEnd"/>
      <w:r>
        <w:rPr>
          <w:kern w:val="24"/>
        </w:rPr>
        <w:t xml:space="preserve">, which is a proxy for sediment availability in the microenvironment around the sampling location. </w:t>
      </w:r>
    </w:p>
    <w:p w14:paraId="4F78864D" w14:textId="77777777" w:rsidR="00614046" w:rsidRDefault="00614046" w:rsidP="00B75696">
      <w:pPr>
        <w:pStyle w:val="ListParagraph"/>
        <w:ind w:left="0"/>
        <w:rPr>
          <w:kern w:val="24"/>
        </w:rPr>
      </w:pPr>
    </w:p>
    <w:p w14:paraId="5DC52A9D" w14:textId="77777777" w:rsidR="005E3EB1" w:rsidRPr="00B75696" w:rsidRDefault="005E3EB1" w:rsidP="00B75696">
      <w:pPr>
        <w:pStyle w:val="ListParagraph"/>
        <w:ind w:left="0"/>
        <w:rPr>
          <w:kern w:val="24"/>
        </w:rPr>
      </w:pPr>
      <w:r w:rsidRPr="00027F6A">
        <w:rPr>
          <w:b/>
        </w:rPr>
        <w:t>Sediment Loading</w:t>
      </w:r>
    </w:p>
    <w:p w14:paraId="70009F6D" w14:textId="264E9DA4" w:rsidR="00E6590D" w:rsidRDefault="005E3EB1" w:rsidP="00614046">
      <w:pPr>
        <w:ind w:firstLine="720"/>
      </w:pPr>
      <w:r w:rsidRPr="00703BBA">
        <w:t>Field observations suggest that sediment larger than fine sand settle before reaching the corals</w:t>
      </w:r>
      <w:r w:rsidR="008B2C3B">
        <w:t>, so s</w:t>
      </w:r>
      <w:r w:rsidRPr="00703BBA">
        <w:t xml:space="preserve">ediment </w:t>
      </w:r>
      <w:commentRangeStart w:id="28"/>
      <w:r w:rsidR="008B2C3B">
        <w:t xml:space="preserve">accumulation and </w:t>
      </w:r>
      <w:r w:rsidRPr="00703BBA">
        <w:t>loading refer</w:t>
      </w:r>
      <w:r w:rsidR="00286650">
        <w:t>s</w:t>
      </w:r>
      <w:r w:rsidRPr="00703BBA">
        <w:t xml:space="preserve"> to particle sizes less than 16um (fine sand). </w:t>
      </w:r>
      <w:r w:rsidR="00286650">
        <w:t>Monthly s</w:t>
      </w:r>
      <w:r>
        <w:t>ediment loading from</w:t>
      </w:r>
      <w:r w:rsidR="00286650">
        <w:t xml:space="preserve"> the watershed </w:t>
      </w:r>
      <w:r w:rsidR="008B2C3B" w:rsidRPr="00703BBA">
        <w:t>(</w:t>
      </w:r>
      <w:proofErr w:type="spellStart"/>
      <w:r w:rsidR="008B2C3B" w:rsidRPr="00703BBA">
        <w:t>S</w:t>
      </w:r>
      <w:r w:rsidR="008B2C3B">
        <w:rPr>
          <w:vertAlign w:val="subscript"/>
        </w:rPr>
        <w:t>w</w:t>
      </w:r>
      <w:proofErr w:type="spellEnd"/>
      <w:r w:rsidR="008B2C3B" w:rsidRPr="00703BBA">
        <w:t xml:space="preserve">) </w:t>
      </w:r>
      <w:r w:rsidR="00286650">
        <w:t xml:space="preserve">is calculated as the sum of </w:t>
      </w:r>
      <w:r w:rsidR="00AF5FB2">
        <w:t xml:space="preserve">suspended </w:t>
      </w:r>
      <w:r w:rsidR="00286650">
        <w:t>sediment yield from storm events</w:t>
      </w:r>
      <w:r w:rsidR="00AF5FB2">
        <w:t xml:space="preserve"> (</w:t>
      </w:r>
      <w:proofErr w:type="spellStart"/>
      <w:r w:rsidR="00AF5FB2">
        <w:t>SSY</w:t>
      </w:r>
      <w:r w:rsidR="00AF5FB2" w:rsidRPr="00AF5FB2">
        <w:rPr>
          <w:vertAlign w:val="subscript"/>
        </w:rPr>
        <w:t>i</w:t>
      </w:r>
      <w:proofErr w:type="spellEnd"/>
      <w:r w:rsidR="00AF5FB2">
        <w:t>)</w:t>
      </w:r>
      <w:r w:rsidR="00286650">
        <w:t xml:space="preserve">, using the </w:t>
      </w:r>
      <w:r>
        <w:t>model from paper 1</w:t>
      </w:r>
      <w:r w:rsidR="00286650">
        <w:t>:</w:t>
      </w:r>
    </w:p>
    <w:p w14:paraId="62F102FE" w14:textId="5A8B0704" w:rsidR="008B2C3B" w:rsidRPr="008B2C3B" w:rsidRDefault="008B2C3B" w:rsidP="00614046">
      <w:pPr>
        <w:ind w:firstLine="720"/>
        <w:rPr>
          <w:rFonts w:eastAsiaTheme="minorEastAsia"/>
        </w:rPr>
      </w:pPr>
    </w:p>
    <w:tbl>
      <w:tblPr>
        <w:tblStyle w:val="TableGrid"/>
        <w:tblW w:w="0" w:type="auto"/>
        <w:tblLook w:val="04A0" w:firstRow="1" w:lastRow="0" w:firstColumn="1" w:lastColumn="0" w:noHBand="0" w:noVBand="1"/>
      </w:tblPr>
      <w:tblGrid>
        <w:gridCol w:w="3116"/>
        <w:gridCol w:w="3117"/>
        <w:gridCol w:w="3117"/>
      </w:tblGrid>
      <w:tr w:rsidR="00310024" w:rsidRPr="0080180F" w14:paraId="0F6F9752" w14:textId="77777777" w:rsidTr="0042234A">
        <w:tc>
          <w:tcPr>
            <w:tcW w:w="3116" w:type="dxa"/>
            <w:tcBorders>
              <w:top w:val="nil"/>
              <w:left w:val="nil"/>
              <w:bottom w:val="nil"/>
              <w:right w:val="nil"/>
            </w:tcBorders>
          </w:tcPr>
          <w:p w14:paraId="6D7AB499" w14:textId="77777777" w:rsidR="00310024" w:rsidRPr="0080180F" w:rsidRDefault="00310024" w:rsidP="00614046">
            <w:pPr>
              <w:rPr>
                <w:rFonts w:ascii="Cambria" w:hAnsi="Cambria"/>
              </w:rPr>
            </w:pPr>
          </w:p>
        </w:tc>
        <w:tc>
          <w:tcPr>
            <w:tcW w:w="3117" w:type="dxa"/>
            <w:tcBorders>
              <w:top w:val="nil"/>
              <w:left w:val="nil"/>
              <w:bottom w:val="nil"/>
              <w:right w:val="nil"/>
            </w:tcBorders>
          </w:tcPr>
          <w:p w14:paraId="176F38B0" w14:textId="22990EEE" w:rsidR="00310024" w:rsidRPr="0080180F" w:rsidRDefault="000B330A" w:rsidP="00614046">
            <w:pPr>
              <w:rPr>
                <w:rFonts w:ascii="Cambria" w:hAnsi="Cambria"/>
              </w:rPr>
            </w:pPr>
            <m:oMathPara>
              <m:oMath>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 xml:space="preserve">(t)=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SSY</m:t>
                        </m:r>
                      </m:e>
                      <m:sub>
                        <m:r>
                          <w:rPr>
                            <w:rFonts w:ascii="Cambria Math" w:hAnsi="Cambria Math"/>
                          </w:rPr>
                          <m:t>i</m:t>
                        </m:r>
                      </m:sub>
                    </m:sSub>
                  </m:e>
                </m:nary>
              </m:oMath>
            </m:oMathPara>
          </w:p>
        </w:tc>
        <w:tc>
          <w:tcPr>
            <w:tcW w:w="3117" w:type="dxa"/>
            <w:tcBorders>
              <w:top w:val="nil"/>
              <w:left w:val="nil"/>
              <w:bottom w:val="nil"/>
              <w:right w:val="nil"/>
            </w:tcBorders>
          </w:tcPr>
          <w:p w14:paraId="20DE6905" w14:textId="77777777" w:rsidR="00310024" w:rsidRPr="0080180F" w:rsidRDefault="00310024" w:rsidP="00614046">
            <w:pPr>
              <w:jc w:val="right"/>
            </w:pPr>
            <w:r w:rsidRPr="0080180F">
              <w:fldChar w:fldCharType="begin"/>
            </w:r>
            <w:r w:rsidRPr="0080180F">
              <w:instrText xml:space="preserve"> REF _Ref385921535 \h </w:instrText>
            </w:r>
            <w:r>
              <w:instrText xml:space="preserve"> \* MERGEFORMAT </w:instrText>
            </w:r>
            <w:r w:rsidRPr="0080180F">
              <w:fldChar w:fldCharType="separate"/>
            </w:r>
            <w:r w:rsidRPr="0080180F">
              <w:t xml:space="preserve">Equation </w:t>
            </w:r>
            <w:r w:rsidRPr="0080180F">
              <w:rPr>
                <w:noProof/>
              </w:rPr>
              <w:t>1</w:t>
            </w:r>
            <w:r w:rsidRPr="0080180F">
              <w:fldChar w:fldCharType="end"/>
            </w:r>
          </w:p>
        </w:tc>
      </w:tr>
      <w:tr w:rsidR="00310024" w:rsidRPr="0080180F" w14:paraId="55441E2E" w14:textId="77777777" w:rsidTr="0042234A">
        <w:tc>
          <w:tcPr>
            <w:tcW w:w="9350" w:type="dxa"/>
            <w:gridSpan w:val="3"/>
            <w:tcBorders>
              <w:top w:val="nil"/>
              <w:left w:val="nil"/>
              <w:bottom w:val="nil"/>
              <w:right w:val="nil"/>
            </w:tcBorders>
          </w:tcPr>
          <w:p w14:paraId="470CE899" w14:textId="6DEE30A5" w:rsidR="00310024" w:rsidRPr="00614046" w:rsidRDefault="005420C9" w:rsidP="00614046">
            <w:proofErr w:type="gramStart"/>
            <w:r w:rsidRPr="00614046">
              <w:t>where</w:t>
            </w:r>
            <w:proofErr w:type="gramEnd"/>
            <w:r w:rsidRPr="00614046">
              <w:t xml:space="preserve"> S</w:t>
            </w:r>
            <w:r w:rsidRPr="00614046">
              <w:rPr>
                <w:vertAlign w:val="subscript"/>
              </w:rPr>
              <w:t>MONTH</w:t>
            </w:r>
            <w:r w:rsidRPr="00614046">
              <w:t xml:space="preserve"> is the sum of SSY</w:t>
            </w:r>
            <w:r w:rsidRPr="00614046">
              <w:rPr>
                <w:vertAlign w:val="subscript"/>
              </w:rPr>
              <w:t>EV</w:t>
            </w:r>
            <w:r w:rsidRPr="00614046">
              <w:t xml:space="preserve"> for n events in the month.</w:t>
            </w:r>
          </w:p>
        </w:tc>
      </w:tr>
      <w:commentRangeEnd w:id="28"/>
      <w:tr w:rsidR="00286650" w:rsidRPr="0080180F" w14:paraId="7C5F158F" w14:textId="77777777" w:rsidTr="0042234A">
        <w:tc>
          <w:tcPr>
            <w:tcW w:w="3116" w:type="dxa"/>
            <w:tcBorders>
              <w:top w:val="nil"/>
              <w:left w:val="nil"/>
              <w:bottom w:val="nil"/>
              <w:right w:val="nil"/>
            </w:tcBorders>
          </w:tcPr>
          <w:p w14:paraId="3146BA6E" w14:textId="77777777" w:rsidR="00286650" w:rsidRPr="00614046" w:rsidRDefault="008B2C3B" w:rsidP="00614046">
            <w:r>
              <w:rPr>
                <w:rStyle w:val="CommentReference"/>
              </w:rPr>
              <w:commentReference w:id="28"/>
            </w:r>
          </w:p>
        </w:tc>
        <w:tc>
          <w:tcPr>
            <w:tcW w:w="3117" w:type="dxa"/>
            <w:tcBorders>
              <w:top w:val="nil"/>
              <w:left w:val="nil"/>
              <w:bottom w:val="nil"/>
              <w:right w:val="nil"/>
            </w:tcBorders>
          </w:tcPr>
          <w:p w14:paraId="016AE123" w14:textId="42362935" w:rsidR="00286650" w:rsidRPr="0080180F" w:rsidRDefault="000B330A" w:rsidP="00614046">
            <w:pPr>
              <w:rPr>
                <w:rFonts w:ascii="Cambria" w:hAnsi="Cambria"/>
              </w:rPr>
            </w:pPr>
            <m:oMathPara>
              <m:oMath>
                <m:sSubSup>
                  <m:sSubSupPr>
                    <m:ctrlPr>
                      <w:rPr>
                        <w:rFonts w:ascii="Cambria Math" w:hAnsi="Cambria Math"/>
                        <w:i/>
                      </w:rPr>
                    </m:ctrlPr>
                  </m:sSubSupPr>
                  <m:e>
                    <m:r>
                      <w:rPr>
                        <w:rFonts w:ascii="Cambria Math" w:hAnsi="Cambria Math"/>
                      </w:rPr>
                      <m:t>SSY</m:t>
                    </m:r>
                  </m:e>
                  <m:sub>
                    <m:r>
                      <w:rPr>
                        <w:rFonts w:ascii="Cambria Math" w:hAnsi="Cambria Math"/>
                      </w:rPr>
                      <m:t xml:space="preserve">i </m:t>
                    </m:r>
                  </m:sub>
                  <m:sup>
                    <m:r>
                      <w:rPr>
                        <w:rFonts w:ascii="Cambria Math" w:hAnsi="Cambria Math"/>
                      </w:rPr>
                      <m:t>*</m:t>
                    </m:r>
                  </m:sup>
                </m:sSubSup>
                <m:r>
                  <w:rPr>
                    <w:rFonts w:ascii="Cambria Math" w:hAnsi="Cambria Math"/>
                  </w:rPr>
                  <m:t>= α</m:t>
                </m:r>
                <m:sSubSup>
                  <m:sSubSupPr>
                    <m:ctrlPr>
                      <w:rPr>
                        <w:rFonts w:ascii="Cambria Math" w:hAnsi="Cambria Math"/>
                        <w:i/>
                      </w:rPr>
                    </m:ctrlPr>
                  </m:sSubSupPr>
                  <m:e>
                    <m:r>
                      <w:rPr>
                        <w:rFonts w:ascii="Cambria Math" w:hAnsi="Cambria Math"/>
                      </w:rPr>
                      <m:t>Q</m:t>
                    </m:r>
                  </m:e>
                  <m:sub>
                    <m:r>
                      <w:rPr>
                        <w:rFonts w:ascii="Cambria Math" w:hAnsi="Cambria Math"/>
                      </w:rPr>
                      <m:t>max</m:t>
                    </m:r>
                  </m:sub>
                  <m:sup>
                    <m:r>
                      <w:rPr>
                        <w:rFonts w:ascii="Cambria Math" w:hAnsi="Cambria Math"/>
                      </w:rPr>
                      <m:t>β</m:t>
                    </m:r>
                  </m:sup>
                </m:sSubSup>
              </m:oMath>
            </m:oMathPara>
          </w:p>
        </w:tc>
        <w:tc>
          <w:tcPr>
            <w:tcW w:w="3117" w:type="dxa"/>
            <w:tcBorders>
              <w:top w:val="nil"/>
              <w:left w:val="nil"/>
              <w:bottom w:val="nil"/>
              <w:right w:val="nil"/>
            </w:tcBorders>
          </w:tcPr>
          <w:p w14:paraId="7C4BA0A7" w14:textId="77777777" w:rsidR="00286650" w:rsidRPr="0080180F" w:rsidRDefault="00EB146C" w:rsidP="00614046">
            <w:pPr>
              <w:jc w:val="right"/>
            </w:pPr>
            <w:r>
              <w:t>Equation 2</w:t>
            </w:r>
          </w:p>
        </w:tc>
      </w:tr>
      <w:tr w:rsidR="00286650" w:rsidRPr="0080180F" w14:paraId="17CED462" w14:textId="77777777" w:rsidTr="0042234A">
        <w:tc>
          <w:tcPr>
            <w:tcW w:w="9350" w:type="dxa"/>
            <w:gridSpan w:val="3"/>
            <w:tcBorders>
              <w:top w:val="nil"/>
              <w:left w:val="nil"/>
              <w:bottom w:val="nil"/>
              <w:right w:val="nil"/>
            </w:tcBorders>
          </w:tcPr>
          <w:p w14:paraId="66CB1418" w14:textId="4C1EE430" w:rsidR="00286650" w:rsidRPr="00614046" w:rsidRDefault="005420C9" w:rsidP="00614046">
            <w:proofErr w:type="gramStart"/>
            <w:r w:rsidRPr="00614046">
              <w:t>where</w:t>
            </w:r>
            <w:proofErr w:type="gramEnd"/>
            <w:r w:rsidRPr="00614046">
              <w:t xml:space="preserve"> the regression coefficients α and β are obtained by ordinary least squares regression on the logarithms of </w:t>
            </w:r>
            <w:proofErr w:type="spellStart"/>
            <w:r w:rsidRPr="00614046">
              <w:rPr>
                <w:i/>
              </w:rPr>
              <w:t>SSY</w:t>
            </w:r>
            <w:r w:rsidRPr="00614046">
              <w:rPr>
                <w:i/>
                <w:vertAlign w:val="subscript"/>
              </w:rPr>
              <w:t>i</w:t>
            </w:r>
            <w:proofErr w:type="spellEnd"/>
            <w:r w:rsidRPr="00614046">
              <w:rPr>
                <w:i/>
                <w:vertAlign w:val="subscript"/>
              </w:rPr>
              <w:t xml:space="preserve">  </w:t>
            </w:r>
            <w:r w:rsidRPr="00614046">
              <w:t xml:space="preserve">and </w:t>
            </w:r>
            <w:proofErr w:type="spellStart"/>
            <w:r w:rsidRPr="00614046">
              <w:rPr>
                <w:i/>
              </w:rPr>
              <w:t>Q</w:t>
            </w:r>
            <w:r w:rsidRPr="00614046">
              <w:rPr>
                <w:i/>
                <w:vertAlign w:val="subscript"/>
              </w:rPr>
              <w:t>max</w:t>
            </w:r>
            <w:proofErr w:type="spellEnd"/>
            <w:r>
              <w:rPr>
                <w:i/>
                <w:vertAlign w:val="subscript"/>
              </w:rPr>
              <w:t xml:space="preserve">  </w:t>
            </w:r>
            <w:r>
              <w:t>(paper 1)</w:t>
            </w:r>
            <w:r w:rsidRPr="00614046">
              <w:t>. Suspended sediment from each event during the month is summed:</w:t>
            </w:r>
          </w:p>
        </w:tc>
      </w:tr>
    </w:tbl>
    <w:p w14:paraId="74B66A25" w14:textId="77777777" w:rsidR="00140B08" w:rsidRPr="005E3EB1" w:rsidRDefault="00140B08" w:rsidP="00E6590D"/>
    <w:p w14:paraId="151316A3" w14:textId="77777777" w:rsidR="00BB448E" w:rsidRDefault="00027F6A" w:rsidP="00E6590D">
      <w:pPr>
        <w:rPr>
          <w:rFonts w:ascii="Calibri" w:hAnsi="Calibri"/>
          <w:b/>
          <w:color w:val="000000"/>
        </w:rPr>
      </w:pPr>
      <w:r w:rsidRPr="00027F6A">
        <w:rPr>
          <w:rFonts w:ascii="Calibri" w:hAnsi="Calibri"/>
          <w:b/>
          <w:color w:val="000000"/>
        </w:rPr>
        <w:t>Hydrodynamics</w:t>
      </w:r>
    </w:p>
    <w:p w14:paraId="1858352C" w14:textId="56CD4A51" w:rsidR="005A7208" w:rsidRPr="00EB146C" w:rsidRDefault="00D63F88" w:rsidP="00EB146C">
      <w:pPr>
        <w:ind w:firstLine="720"/>
        <w:rPr>
          <w:u w:val="single"/>
        </w:rPr>
      </w:pPr>
      <w:r>
        <w:t>Water residence time</w:t>
      </w:r>
      <w:r w:rsidR="0035569F">
        <w:t xml:space="preserve"> for each 100m x 100m grid cell containing a sediment trap/</w:t>
      </w:r>
      <w:proofErr w:type="spellStart"/>
      <w:r w:rsidR="0035569F">
        <w:t>SedPod</w:t>
      </w:r>
      <w:proofErr w:type="spellEnd"/>
      <w:r w:rsidR="00DB5CCA">
        <w:t xml:space="preserve"> will be calculated</w:t>
      </w:r>
      <w:r>
        <w:t xml:space="preserve"> from </w:t>
      </w:r>
      <w:r w:rsidR="00DB5CCA">
        <w:t xml:space="preserve">NOAA </w:t>
      </w:r>
      <w:proofErr w:type="spellStart"/>
      <w:r w:rsidR="00DB5CCA">
        <w:t>WaveWatch</w:t>
      </w:r>
      <w:proofErr w:type="spellEnd"/>
      <w:r w:rsidR="00DB5CCA">
        <w:t xml:space="preserve"> III swell model output</w:t>
      </w:r>
      <w:r>
        <w:t xml:space="preserve"> and</w:t>
      </w:r>
      <w:r w:rsidR="00DB5CCA">
        <w:t xml:space="preserve"> the model developed in</w:t>
      </w:r>
      <w:r w:rsidR="00AF5FB2">
        <w:t xml:space="preserve"> Paper Two</w:t>
      </w:r>
      <w:r w:rsidR="0035569F">
        <w:t>. R</w:t>
      </w:r>
      <w:r w:rsidR="005A7208" w:rsidRPr="00703BBA">
        <w:rPr>
          <w:rFonts w:eastAsiaTheme="minorEastAsia"/>
        </w:rPr>
        <w:t>esidence time is the amount of time a parcel of water remains in the</w:t>
      </w:r>
      <w:r w:rsidR="0035569F">
        <w:rPr>
          <w:rFonts w:eastAsiaTheme="minorEastAsia"/>
        </w:rPr>
        <w:t xml:space="preserve"> grid cell, and is directly calculated from flow speed</w:t>
      </w:r>
      <w:r w:rsidR="005A7208" w:rsidRPr="00703BBA">
        <w:rPr>
          <w:rFonts w:eastAsiaTheme="minorEastAsia"/>
        </w:rPr>
        <w:t xml:space="preserve">. </w:t>
      </w:r>
      <w:commentRangeStart w:id="29"/>
      <w:r w:rsidR="0042234A">
        <w:rPr>
          <w:rFonts w:eastAsiaTheme="minorEastAsia"/>
        </w:rPr>
        <w:t>Paper 2</w:t>
      </w:r>
      <w:r w:rsidR="0042234A" w:rsidRPr="00703BBA">
        <w:rPr>
          <w:rFonts w:eastAsiaTheme="minorEastAsia"/>
        </w:rPr>
        <w:t xml:space="preserve"> </w:t>
      </w:r>
      <w:r w:rsidR="005A7208" w:rsidRPr="00703BBA">
        <w:rPr>
          <w:rFonts w:eastAsiaTheme="minorEastAsia"/>
        </w:rPr>
        <w:t>propose</w:t>
      </w:r>
      <w:r w:rsidR="0042234A">
        <w:rPr>
          <w:rFonts w:eastAsiaTheme="minorEastAsia"/>
        </w:rPr>
        <w:t>s</w:t>
      </w:r>
      <w:r w:rsidR="005A7208" w:rsidRPr="00703BBA">
        <w:rPr>
          <w:rFonts w:eastAsiaTheme="minorEastAsia"/>
        </w:rPr>
        <w:t xml:space="preserve"> </w:t>
      </w:r>
      <w:r w:rsidR="0035569F">
        <w:rPr>
          <w:rFonts w:eastAsiaTheme="minorEastAsia"/>
        </w:rPr>
        <w:t xml:space="preserve">that residence time </w:t>
      </w:r>
      <w:r w:rsidR="005A7208" w:rsidRPr="00703BBA">
        <w:rPr>
          <w:rFonts w:eastAsiaTheme="minorEastAsia"/>
        </w:rPr>
        <w:t>decreases with increased mean monthly swell height</w:t>
      </w:r>
      <w:r w:rsidR="0035569F">
        <w:rPr>
          <w:rFonts w:eastAsiaTheme="minorEastAsia"/>
        </w:rPr>
        <w:t>,</w:t>
      </w:r>
      <w:commentRangeEnd w:id="29"/>
      <w:r w:rsidR="0042234A">
        <w:rPr>
          <w:rStyle w:val="CommentReference"/>
        </w:rPr>
        <w:commentReference w:id="29"/>
      </w:r>
      <w:r w:rsidR="0035569F">
        <w:rPr>
          <w:rFonts w:eastAsiaTheme="minorEastAsia"/>
        </w:rPr>
        <w:t xml:space="preserve"> and </w:t>
      </w:r>
      <w:r w:rsidR="00AF5FB2">
        <w:rPr>
          <w:rFonts w:eastAsiaTheme="minorEastAsia"/>
        </w:rPr>
        <w:t>the relationship between swell height and flow speed in each grid cell will be determined in Paper Two, of the form</w:t>
      </w:r>
      <w:r w:rsidR="005A7208" w:rsidRPr="00703BBA">
        <w:rPr>
          <w:rFonts w:eastAsiaTheme="minorEastAsia"/>
        </w:rPr>
        <w:t>:</w:t>
      </w:r>
    </w:p>
    <w:tbl>
      <w:tblPr>
        <w:tblStyle w:val="TableGrid"/>
        <w:tblW w:w="0" w:type="auto"/>
        <w:tblLook w:val="04A0" w:firstRow="1" w:lastRow="0" w:firstColumn="1" w:lastColumn="0" w:noHBand="0" w:noVBand="1"/>
      </w:tblPr>
      <w:tblGrid>
        <w:gridCol w:w="3116"/>
        <w:gridCol w:w="3117"/>
        <w:gridCol w:w="3117"/>
      </w:tblGrid>
      <w:tr w:rsidR="005A7208" w:rsidRPr="00703BBA" w14:paraId="7FBAF6E6" w14:textId="77777777" w:rsidTr="00EC4C96">
        <w:tc>
          <w:tcPr>
            <w:tcW w:w="3116" w:type="dxa"/>
            <w:tcBorders>
              <w:top w:val="nil"/>
              <w:left w:val="nil"/>
              <w:bottom w:val="nil"/>
              <w:right w:val="nil"/>
            </w:tcBorders>
          </w:tcPr>
          <w:p w14:paraId="0AFC972E" w14:textId="77777777" w:rsidR="005A7208" w:rsidRPr="00703BBA" w:rsidRDefault="005A7208" w:rsidP="0042234A">
            <w:pPr>
              <w:jc w:val="both"/>
              <w:rPr>
                <w:u w:val="single"/>
              </w:rPr>
            </w:pPr>
          </w:p>
        </w:tc>
        <w:tc>
          <w:tcPr>
            <w:tcW w:w="3117" w:type="dxa"/>
            <w:tcBorders>
              <w:top w:val="nil"/>
              <w:left w:val="nil"/>
              <w:bottom w:val="nil"/>
              <w:right w:val="nil"/>
            </w:tcBorders>
          </w:tcPr>
          <w:p w14:paraId="17406A0C" w14:textId="77777777" w:rsidR="005A7208" w:rsidRPr="00703BBA" w:rsidRDefault="00AF5FB2" w:rsidP="0042234A">
            <w:pPr>
              <w:jc w:val="both"/>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e>
                  <m:sup>
                    <m:r>
                      <w:rPr>
                        <w:rFonts w:ascii="Cambria Math" w:hAnsi="Cambria Math"/>
                      </w:rPr>
                      <m:t>-b</m:t>
                    </m:r>
                  </m:sup>
                </m:sSup>
              </m:oMath>
            </m:oMathPara>
          </w:p>
        </w:tc>
        <w:tc>
          <w:tcPr>
            <w:tcW w:w="3117" w:type="dxa"/>
            <w:tcBorders>
              <w:top w:val="nil"/>
              <w:left w:val="nil"/>
              <w:bottom w:val="nil"/>
              <w:right w:val="nil"/>
            </w:tcBorders>
          </w:tcPr>
          <w:p w14:paraId="1D3119E4" w14:textId="77777777" w:rsidR="005A7208" w:rsidRPr="00EB146C" w:rsidRDefault="00EB146C" w:rsidP="0042234A">
            <w:pPr>
              <w:jc w:val="right"/>
            </w:pPr>
            <w:r>
              <w:t>Equation 3</w:t>
            </w:r>
          </w:p>
        </w:tc>
      </w:tr>
      <w:tr w:rsidR="005A7208" w:rsidRPr="00703BBA" w14:paraId="5FA40604" w14:textId="77777777" w:rsidTr="00EC4C96">
        <w:tc>
          <w:tcPr>
            <w:tcW w:w="9350" w:type="dxa"/>
            <w:gridSpan w:val="3"/>
            <w:tcBorders>
              <w:top w:val="nil"/>
              <w:left w:val="nil"/>
              <w:bottom w:val="nil"/>
              <w:right w:val="nil"/>
            </w:tcBorders>
          </w:tcPr>
          <w:p w14:paraId="429EC2CD" w14:textId="77777777" w:rsidR="005A7208" w:rsidRPr="00703BBA" w:rsidRDefault="005A7208" w:rsidP="0095717D">
            <w:pPr>
              <w:jc w:val="both"/>
            </w:pPr>
            <w:proofErr w:type="gramStart"/>
            <w:r w:rsidRPr="00703BBA">
              <w:t>where</w:t>
            </w:r>
            <w:proofErr w:type="gramEnd"/>
            <w:r w:rsidRPr="00703BBA">
              <w:t xml:space="preserve"> </w:t>
            </w:r>
            <w:r w:rsidR="00AF5FB2">
              <w:rPr>
                <w:i/>
              </w:rPr>
              <w:t>R</w:t>
            </w:r>
            <w:r w:rsidRPr="00703BBA">
              <w:rPr>
                <w:i/>
              </w:rPr>
              <w:t>(t)</w:t>
            </w:r>
            <w:r w:rsidRPr="00703BBA">
              <w:t xml:space="preserve"> is the </w:t>
            </w:r>
            <w:r w:rsidR="00AF5FB2">
              <w:t xml:space="preserve">water residence </w:t>
            </w:r>
            <w:r w:rsidRPr="00703BBA">
              <w:t xml:space="preserve">time for month </w:t>
            </w:r>
            <w:r w:rsidRPr="00703BBA">
              <w:rPr>
                <w:i/>
              </w:rPr>
              <w:t>t</w:t>
            </w:r>
            <w:r w:rsidRPr="00703BBA">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oMath>
            <w:r w:rsidRPr="00703BBA">
              <w:rPr>
                <w:rFonts w:eastAsiaTheme="minorEastAsia"/>
              </w:rPr>
              <w:t xml:space="preserve"> is mean monthly swell height, and </w:t>
            </w:r>
            <w:r w:rsidRPr="00703BBA">
              <w:rPr>
                <w:rFonts w:eastAsiaTheme="minorEastAsia"/>
                <w:i/>
              </w:rPr>
              <w:t>a</w:t>
            </w:r>
            <w:r w:rsidRPr="00703BBA">
              <w:rPr>
                <w:rFonts w:eastAsiaTheme="minorEastAsia"/>
              </w:rPr>
              <w:t xml:space="preserve"> and </w:t>
            </w:r>
            <w:r w:rsidRPr="00703BBA">
              <w:rPr>
                <w:rFonts w:eastAsiaTheme="minorEastAsia"/>
                <w:i/>
              </w:rPr>
              <w:t>b</w:t>
            </w:r>
            <w:r w:rsidRPr="00703BBA">
              <w:rPr>
                <w:rFonts w:eastAsiaTheme="minorEastAsia"/>
              </w:rPr>
              <w:t xml:space="preserve"> are calibration coefficients.</w:t>
            </w:r>
            <w:r w:rsidR="0095717D">
              <w:rPr>
                <w:rFonts w:eastAsiaTheme="minorEastAsia"/>
              </w:rPr>
              <w:t xml:space="preserve"> Depending on the modeling results from Paper Two, it may be necessary to calculate and average water residence time daily to determine mean monthly residence time.</w:t>
            </w:r>
          </w:p>
        </w:tc>
      </w:tr>
    </w:tbl>
    <w:p w14:paraId="3287B599" w14:textId="77777777" w:rsidR="00085D0D" w:rsidRDefault="00085D0D" w:rsidP="005E3EB1">
      <w:pPr>
        <w:jc w:val="both"/>
        <w:rPr>
          <w:b/>
        </w:rPr>
      </w:pPr>
    </w:p>
    <w:p w14:paraId="1B4E88E0" w14:textId="0E59BFD1" w:rsidR="005E3EB1" w:rsidRDefault="002F145C" w:rsidP="005E3EB1">
      <w:pPr>
        <w:jc w:val="both"/>
        <w:rPr>
          <w:b/>
        </w:rPr>
      </w:pPr>
      <w:r>
        <w:rPr>
          <w:b/>
        </w:rPr>
        <w:t>Monthly mean versus daily models</w:t>
      </w:r>
    </w:p>
    <w:p w14:paraId="2EE5A822" w14:textId="77777777" w:rsidR="005E3EB1" w:rsidRDefault="00614046" w:rsidP="00E844A8">
      <w:pPr>
        <w:ind w:firstLine="576"/>
      </w:pPr>
      <w:r>
        <w:t xml:space="preserve">Monthly </w:t>
      </w:r>
      <w:r w:rsidR="00AF5FB2">
        <w:t xml:space="preserve">sediment </w:t>
      </w:r>
      <w:r>
        <w:t>accumulation may be</w:t>
      </w:r>
      <w:r w:rsidR="00AF5FB2">
        <w:t xml:space="preserve"> </w:t>
      </w:r>
      <w:r w:rsidR="0095717D">
        <w:t xml:space="preserve">a function of </w:t>
      </w:r>
      <w:r w:rsidR="00AF5FB2">
        <w:t>sediment loading and water circulation processes interacting on daily time scales</w:t>
      </w:r>
      <w:r w:rsidR="0095717D">
        <w:t>, where hydrodynamic conditions only on the day of sediment discharge and not the mean monthly condition, are important</w:t>
      </w:r>
      <w:r w:rsidR="00AF5FB2">
        <w:t xml:space="preserve">. </w:t>
      </w:r>
      <w:r w:rsidR="005E3EB1">
        <w:t xml:space="preserve">If monthly sediment loading and monthly mean </w:t>
      </w:r>
      <w:r w:rsidR="00AF5FB2">
        <w:t>residence</w:t>
      </w:r>
      <w:r w:rsidR="00E844A8">
        <w:t xml:space="preserve"> </w:t>
      </w:r>
      <w:r w:rsidR="005E3EB1">
        <w:t xml:space="preserve">time </w:t>
      </w:r>
      <w:r w:rsidR="005E3EB1" w:rsidRPr="00703BBA">
        <w:t>do</w:t>
      </w:r>
      <w:r w:rsidR="00AF5FB2">
        <w:t xml:space="preserve"> not</w:t>
      </w:r>
      <w:r w:rsidR="00E844A8">
        <w:t xml:space="preserve"> </w:t>
      </w:r>
      <w:r w:rsidR="00AF5FB2">
        <w:t>adequately predict sediment accumulation in the sediment traps,</w:t>
      </w:r>
      <w:r w:rsidR="005E3EB1" w:rsidRPr="00703BBA">
        <w:t xml:space="preserve"> </w:t>
      </w:r>
      <w:commentRangeStart w:id="30"/>
      <w:commentRangeStart w:id="31"/>
      <w:r w:rsidR="005E3EB1" w:rsidRPr="00703BBA">
        <w:t>it might be necessary to investigate</w:t>
      </w:r>
      <w:r w:rsidR="00086FE8">
        <w:t xml:space="preserve"> sediment loading and</w:t>
      </w:r>
      <w:r w:rsidR="005E3EB1" w:rsidRPr="00703BBA">
        <w:t xml:space="preserve"> </w:t>
      </w:r>
      <w:r w:rsidR="00086FE8">
        <w:t xml:space="preserve">water </w:t>
      </w:r>
      <w:r w:rsidR="00AF5FB2">
        <w:t>residence times</w:t>
      </w:r>
      <w:r w:rsidR="005E3EB1" w:rsidRPr="00703BBA">
        <w:t xml:space="preserve"> on daily </w:t>
      </w:r>
      <w:r w:rsidR="00AF5FB2">
        <w:t>scales</w:t>
      </w:r>
      <w:commentRangeEnd w:id="30"/>
      <w:r w:rsidR="00A0056C">
        <w:rPr>
          <w:rStyle w:val="CommentReference"/>
        </w:rPr>
        <w:commentReference w:id="30"/>
      </w:r>
      <w:commentRangeEnd w:id="31"/>
      <w:r w:rsidR="008D5982">
        <w:rPr>
          <w:rStyle w:val="CommentReference"/>
        </w:rPr>
        <w:commentReference w:id="31"/>
      </w:r>
      <w:r w:rsidR="00AF5FB2">
        <w:t>, and further refine the statistical analysis and equations</w:t>
      </w:r>
      <w:r w:rsidR="0095717D">
        <w:t>.</w:t>
      </w:r>
      <w:r w:rsidR="00E844A8">
        <w:t xml:space="preserve"> In that instance, daily sediment loading and daily mean </w:t>
      </w:r>
      <w:r>
        <w:t xml:space="preserve">residence </w:t>
      </w:r>
      <w:r w:rsidR="00E844A8">
        <w:t>time will be used to assess daily deposition, which can be compared to the monthly sediment accumulation measurements.</w:t>
      </w:r>
    </w:p>
    <w:p w14:paraId="3B6FE104" w14:textId="77777777" w:rsidR="006C520F" w:rsidRPr="006C520F" w:rsidRDefault="006C520F" w:rsidP="006C520F">
      <w:pPr>
        <w:jc w:val="both"/>
        <w:rPr>
          <w:b/>
        </w:rPr>
      </w:pPr>
      <w:r w:rsidRPr="006C520F">
        <w:rPr>
          <w:b/>
        </w:rPr>
        <w:t>Monthly and Seasonal patterns of sediment deposition and removal</w:t>
      </w:r>
    </w:p>
    <w:p w14:paraId="4E1826ED" w14:textId="77777777" w:rsidR="006C520F" w:rsidRDefault="006C520F" w:rsidP="00E844A8">
      <w:pPr>
        <w:ind w:firstLine="576"/>
      </w:pPr>
      <w:r>
        <w:t xml:space="preserve">Two time scales of analysis will be pursued: monthly and seasonal (dry and wet season). Monthly measurements of sediment loading, hydrodynamic conditions, and the subsequent sediment accumulation are used to assess the importance of controls on net sedimentation. A monthly time interval was chosen to correspond with other studies found in the literature </w:t>
      </w:r>
      <w:r>
        <w:fldChar w:fldCharType="begin" w:fldLock="1"/>
      </w:r>
      <w:r w:rsidR="008245E9">
        <w:instrText>ADDIN CSL_CITATION { "citationItems" : [ { "id" : "ITEM-1", "itemData" : { "DOI" : "10.1016/j.ecss.2005.07.025", "ISSN" : "02727714", "author" : [ { "dropping-particle" : "", "family" : "Victor", "given" : "Steven",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"ITEM-1", "issue" : "3-4", "issued" : { "date-parts" : [ [ "2006", "2" ] ] }, "page" : "409-416", "title" : "Sedimentation in mangroves and coral reefs in a wet tropical island, Pohnpei, Micronesia", "type" : "article-journal", "volume" : "66" }, "uris" : [ "http://www.mendeley.com/documents/?uuid=93599880-52b5-45d7-8f48-d3b271c58085" ] }, { "id" : "ITEM-2",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"ITEM-2",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"previouslyFormattedCitation" : "(Muzuka et al., 2010; Victor et al., 2006)" }, "properties" : { "noteIndex" : 0 }, "schema" : "https://github.com/citation-style-language/schema/raw/master/csl-citation.json" }</w:instrText>
      </w:r>
      <w:r>
        <w:fldChar w:fldCharType="separate"/>
      </w:r>
      <w:r w:rsidRPr="006C520F">
        <w:rPr>
          <w:noProof/>
        </w:rPr>
        <w:t>(Muzuka et al., 2010; Victor et al., 2006)</w:t>
      </w:r>
      <w:r>
        <w:fldChar w:fldCharType="end"/>
      </w:r>
      <w:r>
        <w:t xml:space="preserve">, to sample enough storm events to collect enough sediment for analysis, and for logistical reasons due to the high spatial coverage of sites and limited field personnel and resources. </w:t>
      </w:r>
    </w:p>
    <w:p w14:paraId="0F9A2F16" w14:textId="64174D16" w:rsidR="006C520F" w:rsidRDefault="006C520F" w:rsidP="00E844A8">
      <w:pPr>
        <w:ind w:firstLine="576"/>
      </w:pPr>
      <w:r>
        <w:t xml:space="preserve">An assessment of differences between dry and wet season sediment dynamics is useful to determine if there are seasonal patterns or modes that may be relevant to long term sediment </w:t>
      </w:r>
      <w:r>
        <w:lastRenderedPageBreak/>
        <w:t>accumulation</w:t>
      </w:r>
      <w:r w:rsidR="008245E9">
        <w:t xml:space="preserve"> </w:t>
      </w:r>
      <w:r w:rsidR="008245E9">
        <w:fldChar w:fldCharType="begin" w:fldLock="1"/>
      </w:r>
      <w:r w:rsidR="008245E9">
        <w:instrText>ADDIN CSL_CITATION { "citationItems" : [ { "id" : "ITEM-1", "itemData" : { "DOI" : "10.1016/j.marpolbul.2008.02.017", "ISSN" : "0025-326X", "PMID" : "18359047", "abstract" : "Increased sediment flux to the coastal ocean due to coastal development is considered a major threat to the viability of coral reefs. A change in the nature of sediment supply and storage has been identified in a variety of coastal settings, particularly in response to European colonization, but sedimentation around reefs has received less attention. This research examines the sedimentary record adjacent to a coastal village that has experienced considerable land-use change over the last few decades. Sediment cores were analyzed to characterize composition and sediment accumulation rates. Sedimentation rates decreased seaward across the shelf from 0.85 cm y(-1) in a nearshore bay to 0.19 cm y(-1) in a fore-reef setting. Data reflected a significant (up to 2x) increase over the last approximately 80 years in terrestrial sediment accumulating in the back-reef setting, suggesting greater terrestrial sediment flux to the area. Reef health has declined, and increased turbidity is believed to be an important impact, particularly when combined with additional stressors.", "author" : [ { "dropping-particle" : "", "family" : "Ryan", "given" : "K E", "non-dropping-particle" : "", "parse-names" : false, "suffix" : "" }, { "dropping-particle" : "", "family" : "Walsh", "given" : "J P", "non-dropping-particle" : "", "parse-names" : false, "suffix" : "" }, { "dropping-particle" : "", "family" : "Corbett", "given" : "D R", "non-dropping-particle" : "", "parse-names" : false, "suffix" : "" }, { "dropping-particle" : "", "family" : "Winter", "given" : "a", "non-dropping-particle" : "", "parse-names" : false, "suffix" : "" } ], "container-title" : "Marine pollution bulletin", "id" : "ITEM-1", "issue" : "6", "issued" : { "date-parts" : [ [ "2008", "6" ] ] }, "page" : "1177-83", "title" : "A record of recent change in terrestrial sedimentation in a coral-reef environment, La Parguera, Puerto Rico: a response to coastal development?", "type" : "article-journal", "volume" : "56" }, "uris" : [ "http://www.mendeley.com/documents/?uuid=f4967080-5730-4599-828a-92000bdc2158" ] } ], "mendeley" : { "previouslyFormattedCitation" : "(Ryan et al., 2008)" }, "properties" : { "noteIndex" : 0 }, "schema" : "https://github.com/citation-style-language/schema/raw/master/csl-citation.json" }</w:instrText>
      </w:r>
      <w:r w:rsidR="008245E9">
        <w:fldChar w:fldCharType="separate"/>
      </w:r>
      <w:r w:rsidR="008245E9" w:rsidRPr="008245E9">
        <w:rPr>
          <w:noProof/>
        </w:rPr>
        <w:t>(Ryan et al., 2008)</w:t>
      </w:r>
      <w:r w:rsidR="008245E9">
        <w:fldChar w:fldCharType="end"/>
      </w:r>
      <w:r>
        <w:t xml:space="preserve"> or coral conservation and restoration </w:t>
      </w:r>
      <w:r>
        <w:fldChar w:fldCharType="begin" w:fldLock="1"/>
      </w:r>
      <w:r w:rsidR="008245E9">
        <w:instrText>ADDIN CSL_CITATION { "citationItems" : [ { "id" : "ITEM-1",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"ITEM-1",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"previouslyFormattedCitation" : "(Muzuka et al., 2010)" }, "properties" : { "noteIndex" : 0 }, "schema" : "https://github.com/citation-style-language/schema/raw/master/csl-citation.json" }</w:instrText>
      </w:r>
      <w:r>
        <w:fldChar w:fldCharType="separate"/>
      </w:r>
      <w:r w:rsidRPr="006C520F">
        <w:rPr>
          <w:noProof/>
        </w:rPr>
        <w:t>(Muzuka et al., 2010)</w:t>
      </w:r>
      <w:r>
        <w:fldChar w:fldCharType="end"/>
      </w:r>
      <w:r>
        <w:t xml:space="preserve">. Previous studies have focused on wet season sediment deposition </w:t>
      </w:r>
      <w:r>
        <w:fldChar w:fldCharType="begin" w:fldLock="1"/>
      </w:r>
      <w:r w:rsidR="008245E9">
        <w:instrText>ADDIN CSL_CITATION { "citationItems" : [ { "id" : "ITEM-1", "itemData" : { "DOI" : "10.1016/j.ecss.2005.07.025", "ISSN" : "02727714", "author" : [ { "dropping-particle" : "", "family" : "Victor", "given" : "Steven",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"ITEM-1", "issue" : "3-4", "issued" : { "date-parts" : [ [ "2006", "2" ] ] }, "page" : "409-416", "title" : "Sedimentation in mangroves and coral reefs in a wet tropical island, Pohnpei, Micronesia", "type" : "article-journal", "volume" : "66" }, "uris" : [ "http://www.mendeley.com/documents/?uuid=93599880-52b5-45d7-8f48-d3b271c58085" ] }, { "id" : "ITEM-2",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"ITEM-2",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"previouslyFormattedCitation" : "(Muzuka et al., 2010; Victor et al., 2006)" }, "properties" : { "noteIndex" : 0 }, "schema" : "https://github.com/citation-style-language/schema/raw/master/csl-citation.json" }</w:instrText>
      </w:r>
      <w:r>
        <w:fldChar w:fldCharType="separate"/>
      </w:r>
      <w:r w:rsidRPr="006C520F">
        <w:rPr>
          <w:noProof/>
        </w:rPr>
        <w:t>(Muzuka et al., 2010; Victor et al., 2006)</w:t>
      </w:r>
      <w:r>
        <w:fldChar w:fldCharType="end"/>
      </w:r>
      <w:r>
        <w:t xml:space="preserve"> and may overestimate long term sediment accumulation. It is hypothesized </w:t>
      </w:r>
      <w:r w:rsidR="0042234A">
        <w:t xml:space="preserve">(hypotheses </w:t>
      </w:r>
      <w:r w:rsidR="008D5982">
        <w:t>3.1</w:t>
      </w:r>
      <w:r w:rsidR="0042234A">
        <w:t xml:space="preserve">) </w:t>
      </w:r>
      <w:r>
        <w:t>that there is a season of net deposition during the wet season, and a season of net sediment removal, or limited deposition, in the dry season. The sediment accumulation data will be grouped by season and averaged to determine if there are seasonal patterns of net deposition/removal.</w:t>
      </w:r>
    </w:p>
    <w:p w14:paraId="290D226E" w14:textId="77777777" w:rsidR="0001651F" w:rsidRDefault="008245E9" w:rsidP="0095717D">
      <w:pPr>
        <w:pStyle w:val="Heading3"/>
        <w:numPr>
          <w:ilvl w:val="0"/>
          <w:numId w:val="0"/>
        </w:numPr>
        <w:ind w:left="720" w:hanging="720"/>
      </w:pPr>
      <w:r>
        <w:t xml:space="preserve">Modeling </w:t>
      </w:r>
      <w:r w:rsidRPr="00AF5FB2">
        <w:t>spatial</w:t>
      </w:r>
      <w:r w:rsidR="0001651F" w:rsidRPr="00AF5FB2">
        <w:t xml:space="preserve"> </w:t>
      </w:r>
      <w:r w:rsidR="0095717D">
        <w:t>variation</w:t>
      </w:r>
      <w:r w:rsidR="0001651F" w:rsidRPr="00AF5FB2">
        <w:t xml:space="preserve"> of sediment accumulation (</w:t>
      </w:r>
      <w:commentRangeStart w:id="32"/>
      <w:r w:rsidR="0001651F" w:rsidRPr="00AF5FB2">
        <w:t>kernel values</w:t>
      </w:r>
      <w:commentRangeEnd w:id="32"/>
      <w:r w:rsidR="0042234A">
        <w:rPr>
          <w:rStyle w:val="CommentReference"/>
          <w:rFonts w:asciiTheme="minorHAnsi" w:eastAsiaTheme="minorHAnsi" w:hAnsiTheme="minorHAnsi" w:cstheme="minorBidi"/>
          <w:color w:val="auto"/>
        </w:rPr>
        <w:commentReference w:id="32"/>
      </w:r>
      <w:r w:rsidR="0001651F" w:rsidRPr="00AF5FB2">
        <w:t>)</w:t>
      </w:r>
    </w:p>
    <w:p w14:paraId="77EE9BB7" w14:textId="77777777" w:rsidR="0095717D" w:rsidRDefault="0095717D" w:rsidP="003C4BBE">
      <w:pPr>
        <w:ind w:firstLine="720"/>
      </w:pPr>
      <w:r>
        <w:t xml:space="preserve">An important consideration for coral conservation is determining the spatial distribution of sediment impacts from terrigenous sediment loading. Current conservation models typically use the distance from the river mouth or other point source to assess pollution risk to coral reefs </w:t>
      </w:r>
      <w:r>
        <w:fldChar w:fldCharType="begin" w:fldLock="1"/>
      </w:r>
      <w:r w:rsidR="008245E9">
        <w:instrText>ADDIN CSL_CITATION { "citationItems" : [ { "id" : "ITEM-1", "itemData" : { "ISSN" : "1051-0761", "PMID" : "22827132", "abstract" : "Coral reefs are threatened by human activities on both the land (e.g., deforestation) and the sea (e.g., overfishing). Most conservation planning for coral reefs focuses on removing threats in the sea, neglecting management actions on the land. A more integrated approach to coral reef conservation, inclusive of land-sea connections, requires an understanding of how and where terrestrial conservation actions influence reefs. We address this by developing a land-sea planning approach to inform fine-scale spatial management decisions and test it in Fiji. Our aim is to determine where the protection of forest can deliver the greatest return on investment for coral reef ecosystems. To assess the benefits of conservation to coral reefs, we estimate their relative condition as influenced by watershed-based pollution and fishing. We calculate the cost-effectiveness of protecting forest and find that investments deliver rapidly diminishing returns for improvements to relative reef condition. For example, protecting 2% of forest in one area is almost 500 times more beneficial than protecting 2% in another area, making prioritization essential. For the scenarios evaluated, relative coral reef condition could be improved by 8-58% if all remnant forest in Fiji were protected rather than deforested. Finally, we determine the priority of each coral reef for implementing a marine protected area when all remnant forest is protected for conservation. The general results will support decisions made by the Fiji Protected Area Committee as they establish a national protected area network that aims to protect 20% of the land and 30% of the inshore waters by 2020. Although challenges remain, we can inform conservation decisions around the globe by tackling the complex issues relevant to integrated land-sea planning.", "author" : [ { "dropping-particle" : "", "family" : "Klein", "given" : "Carissa J", "non-dropping-particle" : "", "parse-names" : false, "suffix" : "" }, { "dropping-particle" : "", "family" : "Jupiter", "given" : "Stacy D", "non-dropping-particle" : "", "parse-names" : false, "suffix" : "" }, { "dropping-particle" : "", "family" : "Selig", "given" : "Elizabeth R", "non-dropping-particle" : "", "parse-names" : false, "suffix" : "" }, { "dropping-particle" : "", "family" : "Watts", "given" : "Matthew E", "non-dropping-particle" : "", "parse-names" : false, "suffix" : "" }, { "dropping-particle" : "", "family" : "Halpern", "given" : "Benjamin S", "non-dropping-particle" : "", "parse-names" : false, "suffix" : "" }, { "dropping-particle" : "", "family" : "Kamal", "given" : "Muhammad", "non-dropping-particle" : "", "parse-names" : false, "suffix" : "" }, { "dropping-particle" : "", "family" : "Roelfsema", "given" : "Chris", "non-dropping-particle" : "", "parse-names" : false, "suffix" : "" }, { "dropping-particle" : "", "family" : "Possingham", "given" : "Hugh P", "non-dropping-particle" : "", "parse-names" : false, "suffix" : "" } ], "container-title" : "Ecological Applications", "id" : "ITEM-1", "issue" : "4", "issued" : { "date-parts" : [ [ "2012", "6" ] ] }, "page" : "1246-56", "title" : "Forest conservation delivers highly variable coral reef conservation outcomes.", "type" : "article-journal", "volume" : "22" }, "uris" : [ "http://www.mendeley.com/documents/?uuid=89c5eccf-e796-4299-b5b5-b286bce25911" ] } ], "mendeley" : { "previouslyFormattedCitation" : "(Klein et al., 2012)" }, "properties" : { "noteIndex" : 0 }, "schema" : "https://github.com/citation-style-language/schema/raw/master/csl-citation.json" }</w:instrText>
      </w:r>
      <w:r>
        <w:fldChar w:fldCharType="separate"/>
      </w:r>
      <w:r w:rsidRPr="0095717D">
        <w:rPr>
          <w:noProof/>
        </w:rPr>
        <w:t>(Klein et al., 2012)</w:t>
      </w:r>
      <w:r>
        <w:fldChar w:fldCharType="end"/>
      </w:r>
      <w:r w:rsidR="006C41CF">
        <w:t xml:space="preserve">, but wave and wind-driven flow over the reef can deflect suspended sediment away from corals </w:t>
      </w:r>
      <w:r w:rsidR="006C41CF">
        <w:fldChar w:fldCharType="begin" w:fldLock="1"/>
      </w:r>
      <w:r w:rsidR="008245E9">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"mendeley" : { "previouslyFormattedCitation" : "(Hoitink and Hoekstra, 2003)" }, "properties" : { "noteIndex" : 0 }, "schema" : "https://github.com/citation-style-language/schema/raw/master/csl-citation.json" }</w:instrText>
      </w:r>
      <w:r w:rsidR="006C41CF">
        <w:fldChar w:fldCharType="separate"/>
      </w:r>
      <w:r w:rsidR="006C41CF" w:rsidRPr="006C41CF">
        <w:rPr>
          <w:noProof/>
        </w:rPr>
        <w:t>(Hoitink and Hoekstra, 2003)</w:t>
      </w:r>
      <w:r w:rsidR="006C41CF">
        <w:fldChar w:fldCharType="end"/>
      </w:r>
      <w:r w:rsidR="008245E9">
        <w:t xml:space="preserve"> or focus impacts on small areas of reef </w:t>
      </w:r>
      <w:r w:rsidR="008245E9">
        <w:fldChar w:fldCharType="begin" w:fldLock="1"/>
      </w:r>
      <w:r w:rsidR="008245E9">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rsidR="008245E9">
        <w:fldChar w:fldCharType="separate"/>
      </w:r>
      <w:r w:rsidR="008245E9" w:rsidRPr="008245E9">
        <w:rPr>
          <w:noProof/>
        </w:rPr>
        <w:t>(Presto et al., 2006)</w:t>
      </w:r>
      <w:r w:rsidR="008245E9">
        <w:fldChar w:fldCharType="end"/>
      </w:r>
      <w:r w:rsidR="006C41CF">
        <w:t>. To explain the spatial variation of sediment accumulation between sediment traps</w:t>
      </w:r>
      <w:r w:rsidR="003C4BBE">
        <w:t>, and determine if flow direction or distance from the stream is more important,</w:t>
      </w:r>
      <w:r w:rsidR="006C41CF">
        <w:t xml:space="preserve"> a kernel-based approach will be used. The “kernel” is a method of analyzing spatial distribution by normalizing all measurements by the maximum</w:t>
      </w:r>
      <w:r w:rsidR="003C4BBE">
        <w:t xml:space="preserve"> observed measurement, which are</w:t>
      </w:r>
      <w:r w:rsidR="006C41CF">
        <w:t xml:space="preserve"> then </w:t>
      </w:r>
      <w:r w:rsidR="003C4BBE">
        <w:t>m</w:t>
      </w:r>
      <w:r w:rsidR="006C41CF">
        <w:t>odeled as a function of water flow direction (towards/away the stream</w:t>
      </w:r>
      <w:r w:rsidR="003C4BBE">
        <w:t xml:space="preserve"> </w:t>
      </w:r>
      <w:r w:rsidR="006C41CF">
        <w:t>mouth) and distance from the stream mouth: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C41CF" w14:paraId="1738AD1B" w14:textId="77777777" w:rsidTr="00865FC6">
        <w:tc>
          <w:tcPr>
            <w:tcW w:w="3116" w:type="dxa"/>
          </w:tcPr>
          <w:p w14:paraId="17D8BFCE" w14:textId="77777777" w:rsidR="006C41CF" w:rsidRDefault="006C41CF" w:rsidP="0095717D"/>
        </w:tc>
        <w:tc>
          <w:tcPr>
            <w:tcW w:w="3117" w:type="dxa"/>
          </w:tcPr>
          <w:p w14:paraId="71431348" w14:textId="2090489A" w:rsidR="006C41CF" w:rsidRDefault="000B330A" w:rsidP="008D5982">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SedAcc</m:t>
                            </m:r>
                          </m:e>
                        </m:acc>
                      </m:e>
                      <m:sub>
                        <m:r>
                          <w:rPr>
                            <w:rFonts w:ascii="Cambria Math" w:hAnsi="Cambria Math"/>
                          </w:rPr>
                          <m:t>i</m:t>
                        </m:r>
                      </m:sub>
                    </m:sSub>
                  </m:num>
                  <m:den>
                    <m:sSub>
                      <m:sSubPr>
                        <m:ctrlPr>
                          <w:rPr>
                            <w:rFonts w:ascii="Cambria Math" w:hAnsi="Cambria Math"/>
                            <w:i/>
                          </w:rPr>
                        </m:ctrlPr>
                      </m:sSubPr>
                      <m:e>
                        <m:r>
                          <w:rPr>
                            <w:rFonts w:ascii="Cambria Math" w:hAnsi="Cambria Math"/>
                          </w:rPr>
                          <m:t>SedAcc</m:t>
                        </m:r>
                      </m:e>
                      <m:sub>
                        <m:r>
                          <w:rPr>
                            <w:rFonts w:ascii="Cambria Math" w:hAnsi="Cambria Math"/>
                          </w:rPr>
                          <m:t>MAX</m:t>
                        </m:r>
                      </m:sub>
                    </m:sSub>
                  </m:den>
                </m:f>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θi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tc>
        <w:tc>
          <w:tcPr>
            <w:tcW w:w="3117" w:type="dxa"/>
          </w:tcPr>
          <w:p w14:paraId="35479C01" w14:textId="77777777" w:rsidR="006C41CF" w:rsidRDefault="00EB146C" w:rsidP="00EB146C">
            <w:pPr>
              <w:jc w:val="right"/>
            </w:pPr>
            <w:r>
              <w:t>Equation 4</w:t>
            </w:r>
          </w:p>
        </w:tc>
      </w:tr>
      <w:tr w:rsidR="00865FC6" w14:paraId="128F1C65" w14:textId="77777777" w:rsidTr="00865FC6">
        <w:tc>
          <w:tcPr>
            <w:tcW w:w="9350" w:type="dxa"/>
            <w:gridSpan w:val="3"/>
          </w:tcPr>
          <w:p w14:paraId="74559702" w14:textId="2C4A41EC" w:rsidR="00865FC6" w:rsidRDefault="00865FC6" w:rsidP="008D5982">
            <w:r>
              <w:t xml:space="preserve">Where </w:t>
            </w:r>
            <m:oMath>
              <m:acc>
                <m:accPr>
                  <m:chr m:val="̅"/>
                  <m:ctrlPr>
                    <w:rPr>
                      <w:rFonts w:ascii="Cambria Math" w:hAnsi="Cambria Math"/>
                      <w:i/>
                    </w:rPr>
                  </m:ctrlPr>
                </m:accPr>
                <m:e>
                  <m:r>
                    <w:rPr>
                      <w:rFonts w:ascii="Cambria Math" w:hAnsi="Cambria Math"/>
                    </w:rPr>
                    <m:t>SedAcc</m:t>
                  </m:r>
                </m:e>
              </m:acc>
            </m:oMath>
            <w:r>
              <w:rPr>
                <w:rFonts w:eastAsiaTheme="minorEastAsia"/>
              </w:rPr>
              <w:t xml:space="preserve"> is the mean </w:t>
            </w:r>
            <w:r w:rsidR="0042234A">
              <w:rPr>
                <w:rFonts w:eastAsiaTheme="minorEastAsia"/>
              </w:rPr>
              <w:t xml:space="preserve">monthly </w:t>
            </w:r>
            <w:r>
              <w:rPr>
                <w:rFonts w:eastAsiaTheme="minorEastAsia"/>
              </w:rPr>
              <w:t>sediment accumulation measured</w:t>
            </w:r>
            <w:r w:rsidR="005420C9">
              <w:rPr>
                <w:rFonts w:eastAsiaTheme="minorEastAsia"/>
              </w:rPr>
              <w:t xml:space="preserve"> at trap </w:t>
            </w:r>
            <w:proofErr w:type="spellStart"/>
            <w:r w:rsidR="005420C9">
              <w:rPr>
                <w:rFonts w:eastAsiaTheme="minorEastAsia"/>
                <w:i/>
              </w:rPr>
              <w:t>i</w:t>
            </w:r>
            <w:proofErr w:type="spellEnd"/>
            <w:r w:rsidR="0042234A">
              <w:rPr>
                <w:rFonts w:eastAsiaTheme="minorEastAsia"/>
              </w:rPr>
              <w:t xml:space="preserve">, </w:t>
            </w:r>
            <w:proofErr w:type="spellStart"/>
            <w:r w:rsidR="005420C9">
              <w:rPr>
                <w:rFonts w:eastAsiaTheme="minorEastAsia"/>
              </w:rPr>
              <w:t>SedAcc</w:t>
            </w:r>
            <w:r w:rsidR="008D5982" w:rsidRPr="008D5982">
              <w:rPr>
                <w:rFonts w:eastAsiaTheme="minorEastAsia"/>
                <w:vertAlign w:val="subscript"/>
              </w:rPr>
              <w:t>Max</w:t>
            </w:r>
            <w:proofErr w:type="spellEnd"/>
            <w:r w:rsidR="0042234A">
              <w:rPr>
                <w:rFonts w:eastAsiaTheme="minorEastAsia"/>
              </w:rPr>
              <w:t xml:space="preserve"> is</w:t>
            </w:r>
            <w:r w:rsidR="005420C9">
              <w:rPr>
                <w:rFonts w:eastAsiaTheme="minorEastAsia"/>
              </w:rPr>
              <w:t xml:space="preserve"> the highest observed sediment accumulation of all sediment traps, </w:t>
            </w:r>
            <w:proofErr w:type="spellStart"/>
            <w:r w:rsidRPr="00865FC6">
              <w:rPr>
                <w:rFonts w:eastAsiaTheme="minorEastAsia"/>
                <w:i/>
              </w:rPr>
              <w:t>V</w:t>
            </w:r>
            <w:r w:rsidRPr="00865FC6">
              <w:rPr>
                <w:rFonts w:eastAsiaTheme="minorEastAsia"/>
                <w:i/>
                <w:vertAlign w:val="subscript"/>
              </w:rPr>
              <w:t>ϴ</w:t>
            </w:r>
            <w:r w:rsidR="0042234A">
              <w:rPr>
                <w:rFonts w:eastAsiaTheme="minorEastAsia"/>
                <w:i/>
                <w:vertAlign w:val="subscript"/>
              </w:rPr>
              <w:t>i</w:t>
            </w:r>
            <w:proofErr w:type="spellEnd"/>
            <w:r>
              <w:rPr>
                <w:rFonts w:eastAsiaTheme="minorEastAsia"/>
                <w:i/>
                <w:vertAlign w:val="subscript"/>
              </w:rPr>
              <w:t xml:space="preserve"> </w:t>
            </w:r>
            <w:r>
              <w:rPr>
                <w:rFonts w:eastAsiaTheme="minorEastAsia"/>
              </w:rPr>
              <w:t>is velocity in the direction away from the stream mouth</w:t>
            </w:r>
            <w:r w:rsidR="0042234A">
              <w:rPr>
                <w:rFonts w:eastAsiaTheme="minorEastAsia"/>
              </w:rPr>
              <w:t xml:space="preserve"> at location </w:t>
            </w:r>
            <w:proofErr w:type="spellStart"/>
            <w:r w:rsidR="0042234A" w:rsidRPr="005420C9">
              <w:rPr>
                <w:rFonts w:eastAsiaTheme="minorEastAsia"/>
                <w:i/>
              </w:rPr>
              <w:t>i</w:t>
            </w:r>
            <w:proofErr w:type="spellEnd"/>
            <w:r w:rsidRPr="005420C9">
              <w:rPr>
                <w:rFonts w:eastAsiaTheme="minorEastAsia"/>
                <w:i/>
              </w:rPr>
              <w:t>,</w:t>
            </w:r>
            <w:r>
              <w:rPr>
                <w:rFonts w:eastAsiaTheme="minorEastAsia"/>
              </w:rPr>
              <w:t xml:space="preserve"> and </w:t>
            </w:r>
            <w:r>
              <w:rPr>
                <w:rFonts w:eastAsiaTheme="minorEastAsia"/>
                <w:i/>
              </w:rPr>
              <w:t>d</w:t>
            </w:r>
            <w:r w:rsidR="005420C9">
              <w:rPr>
                <w:rFonts w:eastAsiaTheme="minorEastAsia"/>
                <w:i/>
                <w:vertAlign w:val="subscript"/>
              </w:rPr>
              <w:t>i</w:t>
            </w:r>
            <w:r>
              <w:rPr>
                <w:rFonts w:eastAsiaTheme="minorEastAsia"/>
              </w:rPr>
              <w:t xml:space="preserve"> is distance from the stream mouth</w:t>
            </w:r>
            <w:r w:rsidR="0042234A">
              <w:rPr>
                <w:rFonts w:eastAsiaTheme="minorEastAsia"/>
              </w:rPr>
              <w:t xml:space="preserve"> at location </w:t>
            </w:r>
            <w:commentRangeStart w:id="33"/>
            <w:proofErr w:type="spellStart"/>
            <w:r w:rsidR="0042234A">
              <w:rPr>
                <w:rFonts w:eastAsiaTheme="minorEastAsia"/>
              </w:rPr>
              <w:t>i</w:t>
            </w:r>
            <w:commentRangeEnd w:id="33"/>
            <w:proofErr w:type="spellEnd"/>
            <w:r w:rsidR="0042234A">
              <w:rPr>
                <w:rStyle w:val="CommentReference"/>
              </w:rPr>
              <w:commentReference w:id="33"/>
            </w:r>
            <w:r>
              <w:rPr>
                <w:rFonts w:eastAsiaTheme="minorEastAsia"/>
              </w:rPr>
              <w:t>.</w:t>
            </w:r>
          </w:p>
        </w:tc>
      </w:tr>
    </w:tbl>
    <w:p w14:paraId="1740FB20" w14:textId="77777777" w:rsidR="005A7208" w:rsidRPr="00703BBA" w:rsidRDefault="005A7208" w:rsidP="0004049C">
      <w:pPr>
        <w:pStyle w:val="Heading2"/>
        <w:numPr>
          <w:ilvl w:val="0"/>
          <w:numId w:val="0"/>
        </w:numPr>
        <w:ind w:left="576" w:hanging="576"/>
      </w:pPr>
      <w:bookmarkStart w:id="34" w:name="_Toc389207946"/>
      <w:r>
        <w:t>Expected Results/Outcomes</w:t>
      </w:r>
      <w:bookmarkEnd w:id="34"/>
    </w:p>
    <w:p w14:paraId="32EEC973" w14:textId="77777777" w:rsidR="00B75696" w:rsidRDefault="0004049C" w:rsidP="00B75696">
      <w:pPr>
        <w:ind w:firstLine="360"/>
      </w:pPr>
      <w:r w:rsidRPr="00520543">
        <w:t xml:space="preserve">A serious problem </w:t>
      </w:r>
      <w:r w:rsidR="00B75696">
        <w:t xml:space="preserve">faced by </w:t>
      </w:r>
      <w:r w:rsidRPr="00520543">
        <w:t xml:space="preserve">attempts </w:t>
      </w:r>
      <w:r w:rsidR="00B75696">
        <w:t>by environmental managers and researchers</w:t>
      </w:r>
      <w:r w:rsidR="00B75696" w:rsidRPr="00520543">
        <w:t xml:space="preserve"> </w:t>
      </w:r>
      <w:r w:rsidRPr="00520543">
        <w:t>to assess stress on reefs is the fact that there are few, if any, reefs with adequate baseline data</w:t>
      </w:r>
      <w:r>
        <w:t xml:space="preserve"> </w:t>
      </w:r>
      <w:r w:rsidR="00B75696">
        <w:fldChar w:fldCharType="begin" w:fldLock="1"/>
      </w:r>
      <w:r w:rsidR="008245E9">
        <w:instrText>ADDIN CSL_CITATION { "citationItems" : [ { "id" : "ITEM-1", "itemData" : { "DOI" : "10.1016/j.cosust.2014.01.003", "ISSN" : "18773435", "author" : [ { "dropping-particle" : "", "family" : "Risk", "given" : "Michael J", "non-dropping-particle" : "", "parse-names" : false, "suffix" : "" } ], "container-title" : "Current Opinion in Environmental Sustainability", "id" : "ITEM-1", "issued" : { "date-parts" : [ [ "2014", "4" ] ] }, "page" : "108-117", "publisher" : "Elsevier B.V.", "title" : "Assessing the effects of sediments and nutrients on coral reefs", "type" : "article-journal", "volume" : "7" }, "uris" : [ "http://www.mendeley.com/documents/?uuid=6d838c59-39c0-49c0-9060-c7c5ae6170ba" ] } ], "mendeley" : { "previouslyFormattedCitation" : "(Risk, 2014)" }, "properties" : { "noteIndex" : 0 }, "schema" : "https://github.com/citation-style-language/schema/raw/master/csl-citation.json" }</w:instrText>
      </w:r>
      <w:r w:rsidR="00B75696">
        <w:fldChar w:fldCharType="separate"/>
      </w:r>
      <w:r w:rsidR="00B75696" w:rsidRPr="00B75696">
        <w:rPr>
          <w:noProof/>
        </w:rPr>
        <w:t>(Risk, 2014)</w:t>
      </w:r>
      <w:r w:rsidR="00B75696">
        <w:fldChar w:fldCharType="end"/>
      </w:r>
      <w:r w:rsidR="00B75696">
        <w:t>.</w:t>
      </w:r>
      <w:r w:rsidR="00B75696" w:rsidRPr="00B75696">
        <w:t xml:space="preserve"> </w:t>
      </w:r>
      <w:r w:rsidR="00B75696">
        <w:t>The proposed work will characterize and quantify the amount, geochemical composition, and particle sizes of sediment contributing to coral reef degradation in Faga’alu, informing mitigation strategies to reduce pollutant loading to the priority coral reef. The work will establish a baseline to measure the performance of future mitigation projects by developing a model that relates sediment loading from the watershed to sedimentation rates on the reef under varying oceanographic conditions.</w:t>
      </w:r>
    </w:p>
    <w:p w14:paraId="2B8F6B62" w14:textId="77777777" w:rsidR="0048085D" w:rsidRPr="00703BBA" w:rsidRDefault="00086FE8" w:rsidP="00086FE8">
      <w:pPr>
        <w:ind w:firstLine="360"/>
      </w:pPr>
      <w:r>
        <w:t>The main outputs of the work will consist of a statistical model of sedimentation in Faga'alu Bay that quantifies the relative importance of watershed inputs and ocean circulation on sediment accumulation, and tests the above hypotheses.</w:t>
      </w:r>
    </w:p>
    <w:p w14:paraId="38174C1E" w14:textId="77777777" w:rsidR="0048085D" w:rsidRDefault="0048085D" w:rsidP="0004049C"/>
    <w:p w14:paraId="70CFF99B" w14:textId="77777777" w:rsidR="00C33BE3" w:rsidRDefault="00C33BE3"/>
    <w:sectPr w:rsidR="00C33BE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Geography" w:date="2014-07-02T21:19:00Z" w:initials="G">
    <w:p w14:paraId="259469F8" w14:textId="77777777" w:rsidR="0042234A" w:rsidRDefault="0042234A">
      <w:pPr>
        <w:pStyle w:val="CommentText"/>
      </w:pPr>
      <w:r>
        <w:rPr>
          <w:rStyle w:val="CommentReference"/>
        </w:rPr>
        <w:annotationRef/>
      </w:r>
      <w:r>
        <w:t xml:space="preserve">This change </w:t>
      </w:r>
      <w:proofErr w:type="spellStart"/>
      <w:r>
        <w:t>int</w:t>
      </w:r>
      <w:proofErr w:type="spellEnd"/>
      <w:r>
        <w:t xml:space="preserve"> title emphasizes the processes to be investigated.  The top-down part is secondary in my view…</w:t>
      </w:r>
    </w:p>
  </w:comment>
  <w:comment w:id="3" w:author="Geography" w:date="2014-07-02T21:21:00Z" w:initials="G">
    <w:p w14:paraId="49B2239D" w14:textId="77777777" w:rsidR="0042234A" w:rsidRDefault="0042234A">
      <w:pPr>
        <w:pStyle w:val="CommentText"/>
      </w:pPr>
      <w:r>
        <w:rPr>
          <w:rStyle w:val="CommentReference"/>
        </w:rPr>
        <w:annotationRef/>
      </w:r>
      <w:r>
        <w:t>Nice intro.</w:t>
      </w:r>
    </w:p>
  </w:comment>
  <w:comment w:id="4" w:author="Geography" w:date="2014-07-02T21:49:00Z" w:initials="G">
    <w:p w14:paraId="491B5536" w14:textId="77777777" w:rsidR="002D6348" w:rsidRDefault="002D6348" w:rsidP="002D6348">
      <w:pPr>
        <w:pStyle w:val="CommentText"/>
      </w:pPr>
      <w:r>
        <w:rPr>
          <w:rStyle w:val="CommentReference"/>
        </w:rPr>
        <w:annotationRef/>
      </w:r>
      <w:r>
        <w:t>This seems more like conceptual/intro stuff and less like methods.</w:t>
      </w:r>
    </w:p>
  </w:comment>
  <w:comment w:id="5" w:author="Geography" w:date="2014-07-02T21:23:00Z" w:initials="G">
    <w:p w14:paraId="5AB8C54A" w14:textId="77777777" w:rsidR="0042234A" w:rsidRDefault="0042234A">
      <w:pPr>
        <w:pStyle w:val="CommentText"/>
      </w:pPr>
      <w:r>
        <w:rPr>
          <w:rStyle w:val="CommentReference"/>
        </w:rPr>
        <w:annotationRef/>
      </w:r>
      <w:r>
        <w:t>Good.</w:t>
      </w:r>
    </w:p>
  </w:comment>
  <w:comment w:id="6" w:author="Geography" w:date="2014-07-02T21:26:00Z" w:initials="G">
    <w:p w14:paraId="7D7581DE" w14:textId="77777777" w:rsidR="0042234A" w:rsidRDefault="0042234A">
      <w:pPr>
        <w:pStyle w:val="CommentText"/>
      </w:pPr>
      <w:r>
        <w:rPr>
          <w:rStyle w:val="CommentReference"/>
        </w:rPr>
        <w:annotationRef/>
      </w:r>
      <w:r>
        <w:t xml:space="preserve">What about </w:t>
      </w:r>
      <w:proofErr w:type="spellStart"/>
      <w:r>
        <w:t>sed</w:t>
      </w:r>
      <w:proofErr w:type="spellEnd"/>
      <w:r>
        <w:t xml:space="preserve"> pods?</w:t>
      </w:r>
    </w:p>
    <w:p w14:paraId="2004279F" w14:textId="77777777" w:rsidR="0042234A" w:rsidRDefault="0042234A">
      <w:pPr>
        <w:pStyle w:val="CommentText"/>
      </w:pPr>
    </w:p>
    <w:p w14:paraId="5A70CFE8" w14:textId="77777777" w:rsidR="0042234A" w:rsidRDefault="0042234A">
      <w:pPr>
        <w:pStyle w:val="CommentText"/>
      </w:pPr>
      <w:r>
        <w:t>This section is titled “measuring sediment accumulation” but the second ½ is about relating sedimentation to coral health.  I think you could shorten the second half, starting with “it is difficult”, to 1-2 sentences, and end with the last sentence “While the..”.</w:t>
      </w:r>
    </w:p>
  </w:comment>
  <w:comment w:id="7" w:author="Geography" w:date="2013-12-07T04:47:00Z" w:initials="G">
    <w:p w14:paraId="03F36F17" w14:textId="77777777" w:rsidR="0042234A" w:rsidRDefault="0042234A" w:rsidP="003E76C8">
      <w:pPr>
        <w:pStyle w:val="CommentText"/>
      </w:pPr>
      <w:r>
        <w:rPr>
          <w:rStyle w:val="CommentReference"/>
        </w:rPr>
        <w:annotationRef/>
      </w:r>
      <w:r>
        <w:t>Tubes measure gross, pads net, right?</w:t>
      </w:r>
    </w:p>
  </w:comment>
  <w:comment w:id="8" w:author="Alex Messina" w:date="2014-07-03T07:05:00Z" w:initials="AM">
    <w:p w14:paraId="0EEFC233" w14:textId="744A52E2" w:rsidR="00F625BC" w:rsidRDefault="00F625BC">
      <w:pPr>
        <w:pStyle w:val="CommentText"/>
      </w:pPr>
      <w:r>
        <w:rPr>
          <w:rStyle w:val="CommentReference"/>
        </w:rPr>
        <w:annotationRef/>
      </w:r>
      <w:r>
        <w:t>That’s the consensus from the literature but Curt will probably argue that tubes overestimate gross sedimentation by altering flow speeds and allowing more sediment to settle</w:t>
      </w:r>
    </w:p>
  </w:comment>
  <w:comment w:id="10" w:author="Geography" w:date="2014-07-02T21:30:00Z" w:initials="G">
    <w:p w14:paraId="7B3B426D" w14:textId="0F9EEA82" w:rsidR="0042234A" w:rsidRDefault="0042234A">
      <w:pPr>
        <w:pStyle w:val="CommentText"/>
      </w:pPr>
      <w:r>
        <w:rPr>
          <w:rStyle w:val="CommentReference"/>
        </w:rPr>
        <w:annotationRef/>
      </w:r>
      <w:r>
        <w:t xml:space="preserve">Is this figure based on </w:t>
      </w:r>
      <w:proofErr w:type="spellStart"/>
      <w:r>
        <w:t>Draut</w:t>
      </w:r>
      <w:proofErr w:type="spellEnd"/>
      <w:r>
        <w:t>?  Did he hypothesize that there is monthly phasing like this?  If not, you should take credit for it!</w:t>
      </w:r>
      <w:r w:rsidR="005D725B">
        <w:t xml:space="preserve"> </w:t>
      </w:r>
    </w:p>
  </w:comment>
  <w:comment w:id="11" w:author="Alex Messina" w:date="2014-07-03T06:31:00Z" w:initials="AM">
    <w:p w14:paraId="5E972A8F" w14:textId="14AECD52" w:rsidR="005D725B" w:rsidRDefault="005D725B">
      <w:pPr>
        <w:pStyle w:val="CommentText"/>
      </w:pPr>
      <w:r>
        <w:rPr>
          <w:rStyle w:val="CommentReference"/>
        </w:rPr>
        <w:annotationRef/>
      </w:r>
      <w:r>
        <w:t>Yes, there is a similar figure of illustrating phasing of river discharge and swell height in a tropical and a temperate catchment</w:t>
      </w:r>
    </w:p>
  </w:comment>
  <w:comment w:id="14" w:author="Geography" w:date="2014-07-02T21:55:00Z" w:initials="G">
    <w:p w14:paraId="2B703D5F" w14:textId="77777777" w:rsidR="0042234A" w:rsidRDefault="0042234A">
      <w:pPr>
        <w:pStyle w:val="CommentText"/>
      </w:pPr>
      <w:r>
        <w:rPr>
          <w:rStyle w:val="CommentReference"/>
        </w:rPr>
        <w:annotationRef/>
      </w:r>
      <w:r>
        <w:t xml:space="preserve">Replace we </w:t>
      </w:r>
      <w:proofErr w:type="spellStart"/>
      <w:r>
        <w:t>with</w:t>
      </w:r>
      <w:proofErr w:type="spellEnd"/>
      <w:r>
        <w:t xml:space="preserve"> I for now.</w:t>
      </w:r>
    </w:p>
  </w:comment>
  <w:comment w:id="16" w:author="Geography" w:date="2014-07-02T22:04:00Z" w:initials="G">
    <w:p w14:paraId="6F39AC99" w14:textId="77777777" w:rsidR="00A0056C" w:rsidRDefault="00A0056C" w:rsidP="00A0056C">
      <w:pPr>
        <w:pStyle w:val="CommentText"/>
      </w:pPr>
      <w:r>
        <w:rPr>
          <w:rStyle w:val="CommentReference"/>
        </w:rPr>
        <w:annotationRef/>
      </w:r>
      <w:r>
        <w:t>Are these two or one hypothesis?</w:t>
      </w:r>
    </w:p>
  </w:comment>
  <w:comment w:id="21" w:author="Geography" w:date="2014-07-02T21:39:00Z" w:initials="G">
    <w:p w14:paraId="129F4A9E" w14:textId="77777777" w:rsidR="0042234A" w:rsidRDefault="0042234A">
      <w:pPr>
        <w:pStyle w:val="CommentText"/>
      </w:pPr>
      <w:r>
        <w:rPr>
          <w:rStyle w:val="CommentReference"/>
        </w:rPr>
        <w:annotationRef/>
      </w:r>
      <w:r>
        <w:t>Don’t the temporal patterns go against the hypothesis?  There are high rates in May-Jun, lowest in Feb-Mar…</w:t>
      </w:r>
    </w:p>
  </w:comment>
  <w:comment w:id="22" w:author="Alex Messina" w:date="2014-07-03T06:35:00Z" w:initials="AM">
    <w:p w14:paraId="09F4CB53" w14:textId="2B228886" w:rsidR="005D725B" w:rsidRDefault="005D725B">
      <w:pPr>
        <w:pStyle w:val="CommentText"/>
      </w:pPr>
      <w:r>
        <w:rPr>
          <w:rStyle w:val="CommentReference"/>
        </w:rPr>
        <w:annotationRef/>
      </w:r>
      <w:r>
        <w:t>These are total sediment accumulation, not analyzed for composition so some may be carbonate. The pink JUNst13 is from a 4 day deployment coinciding with a large storm and quiescent ocean conditions. Just happened to be calm waves during that time</w:t>
      </w:r>
      <w:r w:rsidR="008D5982">
        <w:t>.</w:t>
      </w:r>
    </w:p>
    <w:p w14:paraId="53422216" w14:textId="16EEF566" w:rsidR="008D5982" w:rsidRDefault="008D5982">
      <w:pPr>
        <w:pStyle w:val="CommentText"/>
      </w:pPr>
      <w:r>
        <w:t>This is also why it’s necessary to test the hypotheses against actual data.</w:t>
      </w:r>
    </w:p>
  </w:comment>
  <w:comment w:id="24" w:author="Geography" w:date="2014-07-02T21:47:00Z" w:initials="G">
    <w:p w14:paraId="2B97E17F" w14:textId="77777777" w:rsidR="0042234A" w:rsidRDefault="0042234A">
      <w:pPr>
        <w:pStyle w:val="CommentText"/>
      </w:pPr>
      <w:r>
        <w:rPr>
          <w:rStyle w:val="CommentReference"/>
        </w:rPr>
        <w:annotationRef/>
      </w:r>
      <w:r>
        <w:t xml:space="preserve">I cut the first two sentences to focus on the tube traps and </w:t>
      </w:r>
      <w:proofErr w:type="spellStart"/>
      <w:r>
        <w:t>sed</w:t>
      </w:r>
      <w:proofErr w:type="spellEnd"/>
      <w:r>
        <w:t xml:space="preserve"> pods.</w:t>
      </w:r>
    </w:p>
  </w:comment>
  <w:comment w:id="26" w:author="Geography" w:date="2014-07-02T21:51:00Z" w:initials="G">
    <w:p w14:paraId="3FE7A780" w14:textId="77777777" w:rsidR="0042234A" w:rsidRDefault="0042234A">
      <w:pPr>
        <w:pStyle w:val="CommentText"/>
      </w:pPr>
      <w:r>
        <w:rPr>
          <w:rStyle w:val="CommentReference"/>
        </w:rPr>
        <w:annotationRef/>
      </w:r>
      <w:r>
        <w:t>Start the modeling section here.</w:t>
      </w:r>
    </w:p>
  </w:comment>
  <w:comment w:id="27" w:author="Geography" w:date="2014-07-02T22:00:00Z" w:initials="G">
    <w:p w14:paraId="023F6C1C" w14:textId="77777777" w:rsidR="0042234A" w:rsidRDefault="0042234A">
      <w:pPr>
        <w:pStyle w:val="CommentText"/>
      </w:pPr>
      <w:r>
        <w:rPr>
          <w:rStyle w:val="CommentReference"/>
        </w:rPr>
        <w:annotationRef/>
      </w:r>
      <w:r>
        <w:t xml:space="preserve">At location </w:t>
      </w:r>
      <w:proofErr w:type="spellStart"/>
      <w:r>
        <w:t>i</w:t>
      </w:r>
      <w:proofErr w:type="spellEnd"/>
      <w:r>
        <w:t xml:space="preserve">?  </w:t>
      </w:r>
      <w:proofErr w:type="gramStart"/>
      <w:r>
        <w:t>if</w:t>
      </w:r>
      <w:proofErr w:type="gramEnd"/>
      <w:r>
        <w:t xml:space="preserve"> so, should be </w:t>
      </w:r>
      <w:proofErr w:type="spellStart"/>
      <w:r>
        <w:t>Ri</w:t>
      </w:r>
      <w:proofErr w:type="spellEnd"/>
      <w:r>
        <w:t>(t)</w:t>
      </w:r>
    </w:p>
  </w:comment>
  <w:comment w:id="28" w:author="Geography" w:date="2014-07-02T21:59:00Z" w:initials="G">
    <w:p w14:paraId="1DAEE4E5" w14:textId="77777777" w:rsidR="0042234A" w:rsidRDefault="0042234A">
      <w:pPr>
        <w:pStyle w:val="CommentText"/>
      </w:pPr>
      <w:r>
        <w:rPr>
          <w:rStyle w:val="CommentReference"/>
        </w:rPr>
        <w:annotationRef/>
      </w:r>
      <w:r>
        <w:t>Make symbols consistent.</w:t>
      </w:r>
    </w:p>
  </w:comment>
  <w:comment w:id="29" w:author="Geography" w:date="2014-07-02T22:01:00Z" w:initials="G">
    <w:p w14:paraId="70BF2C6F" w14:textId="77777777" w:rsidR="0042234A" w:rsidRDefault="0042234A">
      <w:pPr>
        <w:pStyle w:val="CommentText"/>
      </w:pPr>
      <w:r>
        <w:rPr>
          <w:rStyle w:val="CommentReference"/>
        </w:rPr>
        <w:annotationRef/>
      </w:r>
      <w:r>
        <w:t>Isn’t this paper 2?</w:t>
      </w:r>
    </w:p>
  </w:comment>
  <w:comment w:id="30" w:author="Geography" w:date="2014-07-02T22:12:00Z" w:initials="G">
    <w:p w14:paraId="711894A2" w14:textId="77777777" w:rsidR="00A0056C" w:rsidRDefault="00A0056C">
      <w:pPr>
        <w:pStyle w:val="CommentText"/>
      </w:pPr>
      <w:r>
        <w:rPr>
          <w:rStyle w:val="CommentReference"/>
        </w:rPr>
        <w:annotationRef/>
      </w:r>
      <w:r>
        <w:t xml:space="preserve">Why wouldn’t you just do the comparison anyway?  Question would be Can sedimentation be predicted by monthly means, or are daily values of </w:t>
      </w:r>
      <w:proofErr w:type="spellStart"/>
      <w:r>
        <w:t>Sw</w:t>
      </w:r>
      <w:proofErr w:type="spellEnd"/>
      <w:r>
        <w:t xml:space="preserve"> and R necessary?</w:t>
      </w:r>
    </w:p>
  </w:comment>
  <w:comment w:id="31" w:author="Alex Messina" w:date="2014-07-03T07:17:00Z" w:initials="AM">
    <w:p w14:paraId="68490A6A" w14:textId="5125006E" w:rsidR="008D5982" w:rsidRDefault="008D5982">
      <w:pPr>
        <w:pStyle w:val="CommentText"/>
      </w:pPr>
      <w:r>
        <w:rPr>
          <w:rStyle w:val="CommentReference"/>
        </w:rPr>
        <w:annotationRef/>
      </w:r>
      <w:r>
        <w:t>That was a question in the original proposal but I cut it to simplify the analysis to be about sedimentation and not modeling, since there wasn’t anything to compare to in the lit.</w:t>
      </w:r>
    </w:p>
  </w:comment>
  <w:comment w:id="32" w:author="Geography" w:date="2014-07-02T22:07:00Z" w:initials="G">
    <w:p w14:paraId="570B03DC" w14:textId="77777777" w:rsidR="0042234A" w:rsidRDefault="0042234A">
      <w:pPr>
        <w:pStyle w:val="CommentText"/>
      </w:pPr>
      <w:r>
        <w:rPr>
          <w:rStyle w:val="CommentReference"/>
        </w:rPr>
        <w:annotationRef/>
      </w:r>
      <w:r>
        <w:t>I suggested using “kernel” based on our conversation with Tom, but it may not be technically what we are using (google “kernel”).  Alternative might be “relative sedimentation values”.</w:t>
      </w:r>
    </w:p>
  </w:comment>
  <w:comment w:id="33" w:author="Geography" w:date="2014-07-02T22:09:00Z" w:initials="G">
    <w:p w14:paraId="5C9FF63F" w14:textId="77777777" w:rsidR="0042234A" w:rsidRDefault="0042234A">
      <w:pPr>
        <w:pStyle w:val="CommentText"/>
      </w:pPr>
      <w:r>
        <w:rPr>
          <w:rStyle w:val="CommentReference"/>
        </w:rPr>
        <w:annotationRef/>
      </w:r>
      <w:r>
        <w:t xml:space="preserve">Add subscripts to the variables in </w:t>
      </w:r>
      <w:proofErr w:type="spellStart"/>
      <w:r>
        <w:t>eq</w:t>
      </w:r>
      <w:proofErr w:type="spellEnd"/>
      <w:r>
        <w:t xml:space="preserve"> 4.</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9469F8" w15:done="1"/>
  <w15:commentEx w15:paraId="49B2239D" w15:done="1"/>
  <w15:commentEx w15:paraId="491B5536" w15:done="0"/>
  <w15:commentEx w15:paraId="5AB8C54A" w15:done="1"/>
  <w15:commentEx w15:paraId="5A70CFE8" w15:done="0"/>
  <w15:commentEx w15:paraId="03F36F17" w15:done="0"/>
  <w15:commentEx w15:paraId="0EEFC233" w15:paraIdParent="03F36F17" w15:done="0"/>
  <w15:commentEx w15:paraId="7B3B426D" w15:done="0"/>
  <w15:commentEx w15:paraId="5E972A8F" w15:paraIdParent="7B3B426D" w15:done="0"/>
  <w15:commentEx w15:paraId="2B703D5F" w15:done="1"/>
  <w15:commentEx w15:paraId="6F39AC99" w15:done="1"/>
  <w15:commentEx w15:paraId="129F4A9E" w15:done="0"/>
  <w15:commentEx w15:paraId="53422216" w15:paraIdParent="129F4A9E" w15:done="0"/>
  <w15:commentEx w15:paraId="2B97E17F" w15:done="0"/>
  <w15:commentEx w15:paraId="3FE7A780" w15:done="1"/>
  <w15:commentEx w15:paraId="023F6C1C" w15:done="1"/>
  <w15:commentEx w15:paraId="1DAEE4E5" w15:done="1"/>
  <w15:commentEx w15:paraId="70BF2C6F" w15:done="0"/>
  <w15:commentEx w15:paraId="711894A2" w15:done="0"/>
  <w15:commentEx w15:paraId="68490A6A" w15:paraIdParent="711894A2" w15:done="0"/>
  <w15:commentEx w15:paraId="570B03DC" w15:done="0"/>
  <w15:commentEx w15:paraId="5C9FF63F"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name w:val="WW8Num5"/>
    <w:lvl w:ilvl="0">
      <w:start w:val="1"/>
      <w:numFmt w:val="bullet"/>
      <w:lvlText w:val=""/>
      <w:lvlJc w:val="left"/>
      <w:pPr>
        <w:tabs>
          <w:tab w:val="num" w:pos="1429"/>
        </w:tabs>
        <w:ind w:left="1429" w:hanging="360"/>
      </w:pPr>
      <w:rPr>
        <w:rFonts w:ascii="Symbol" w:hAnsi="Symbol" w:cs="OpenSymbol"/>
      </w:rPr>
    </w:lvl>
    <w:lvl w:ilvl="1">
      <w:start w:val="1"/>
      <w:numFmt w:val="bullet"/>
      <w:lvlText w:val="◦"/>
      <w:lvlJc w:val="left"/>
      <w:pPr>
        <w:tabs>
          <w:tab w:val="num" w:pos="1789"/>
        </w:tabs>
        <w:ind w:left="1789" w:hanging="360"/>
      </w:pPr>
      <w:rPr>
        <w:rFonts w:ascii="OpenSymbol" w:hAnsi="OpenSymbol" w:cs="OpenSymbol"/>
      </w:rPr>
    </w:lvl>
    <w:lvl w:ilvl="2">
      <w:start w:val="1"/>
      <w:numFmt w:val="bullet"/>
      <w:lvlText w:val="▪"/>
      <w:lvlJc w:val="left"/>
      <w:pPr>
        <w:tabs>
          <w:tab w:val="num" w:pos="2149"/>
        </w:tabs>
        <w:ind w:left="2149" w:hanging="360"/>
      </w:pPr>
      <w:rPr>
        <w:rFonts w:ascii="OpenSymbol" w:hAnsi="OpenSymbol" w:cs="OpenSymbol"/>
      </w:rPr>
    </w:lvl>
    <w:lvl w:ilvl="3">
      <w:start w:val="1"/>
      <w:numFmt w:val="bullet"/>
      <w:lvlText w:val=""/>
      <w:lvlJc w:val="left"/>
      <w:pPr>
        <w:tabs>
          <w:tab w:val="num" w:pos="2509"/>
        </w:tabs>
        <w:ind w:left="2509" w:hanging="360"/>
      </w:pPr>
      <w:rPr>
        <w:rFonts w:ascii="Symbol" w:hAnsi="Symbol" w:cs="OpenSymbol"/>
      </w:rPr>
    </w:lvl>
    <w:lvl w:ilvl="4">
      <w:start w:val="1"/>
      <w:numFmt w:val="bullet"/>
      <w:lvlText w:val="◦"/>
      <w:lvlJc w:val="left"/>
      <w:pPr>
        <w:tabs>
          <w:tab w:val="num" w:pos="2869"/>
        </w:tabs>
        <w:ind w:left="2869" w:hanging="360"/>
      </w:pPr>
      <w:rPr>
        <w:rFonts w:ascii="OpenSymbol" w:hAnsi="OpenSymbol" w:cs="OpenSymbol"/>
      </w:rPr>
    </w:lvl>
    <w:lvl w:ilvl="5">
      <w:start w:val="1"/>
      <w:numFmt w:val="bullet"/>
      <w:lvlText w:val="▪"/>
      <w:lvlJc w:val="left"/>
      <w:pPr>
        <w:tabs>
          <w:tab w:val="num" w:pos="3229"/>
        </w:tabs>
        <w:ind w:left="3229" w:hanging="360"/>
      </w:pPr>
      <w:rPr>
        <w:rFonts w:ascii="OpenSymbol" w:hAnsi="OpenSymbol" w:cs="OpenSymbol"/>
      </w:rPr>
    </w:lvl>
    <w:lvl w:ilvl="6">
      <w:start w:val="1"/>
      <w:numFmt w:val="bullet"/>
      <w:lvlText w:val=""/>
      <w:lvlJc w:val="left"/>
      <w:pPr>
        <w:tabs>
          <w:tab w:val="num" w:pos="3589"/>
        </w:tabs>
        <w:ind w:left="3589" w:hanging="360"/>
      </w:pPr>
      <w:rPr>
        <w:rFonts w:ascii="Symbol" w:hAnsi="Symbol" w:cs="OpenSymbol"/>
      </w:rPr>
    </w:lvl>
    <w:lvl w:ilvl="7">
      <w:start w:val="1"/>
      <w:numFmt w:val="bullet"/>
      <w:lvlText w:val="◦"/>
      <w:lvlJc w:val="left"/>
      <w:pPr>
        <w:tabs>
          <w:tab w:val="num" w:pos="3949"/>
        </w:tabs>
        <w:ind w:left="3949" w:hanging="360"/>
      </w:pPr>
      <w:rPr>
        <w:rFonts w:ascii="OpenSymbol" w:hAnsi="OpenSymbol" w:cs="OpenSymbol"/>
      </w:rPr>
    </w:lvl>
    <w:lvl w:ilvl="8">
      <w:start w:val="1"/>
      <w:numFmt w:val="bullet"/>
      <w:lvlText w:val="▪"/>
      <w:lvlJc w:val="left"/>
      <w:pPr>
        <w:tabs>
          <w:tab w:val="num" w:pos="4309"/>
        </w:tabs>
        <w:ind w:left="4309" w:hanging="360"/>
      </w:pPr>
      <w:rPr>
        <w:rFonts w:ascii="OpenSymbol" w:hAnsi="OpenSymbol" w:cs="OpenSymbol"/>
      </w:rPr>
    </w:lvl>
  </w:abstractNum>
  <w:abstractNum w:abstractNumId="1">
    <w:nsid w:val="2A467BEF"/>
    <w:multiLevelType w:val="multilevel"/>
    <w:tmpl w:val="F6A8156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53605340"/>
    <w:multiLevelType w:val="hybridMultilevel"/>
    <w:tmpl w:val="248A0B92"/>
    <w:lvl w:ilvl="0" w:tplc="FA4265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F07AFE"/>
    <w:multiLevelType w:val="hybridMultilevel"/>
    <w:tmpl w:val="8E0E4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graphy">
    <w15:presenceInfo w15:providerId="None" w15:userId="Geography"/>
  </w15:person>
  <w15:person w15:author="Alex Messina">
    <w15:presenceInfo w15:providerId="Windows Live" w15:userId="2225572b3707e4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208"/>
    <w:rsid w:val="00000477"/>
    <w:rsid w:val="0001651F"/>
    <w:rsid w:val="00027F6A"/>
    <w:rsid w:val="0004049C"/>
    <w:rsid w:val="00085D0D"/>
    <w:rsid w:val="00086FE8"/>
    <w:rsid w:val="000937A9"/>
    <w:rsid w:val="000B330A"/>
    <w:rsid w:val="0011418C"/>
    <w:rsid w:val="00140B08"/>
    <w:rsid w:val="00152859"/>
    <w:rsid w:val="001F2970"/>
    <w:rsid w:val="001F4BCB"/>
    <w:rsid w:val="00201721"/>
    <w:rsid w:val="00242865"/>
    <w:rsid w:val="00286650"/>
    <w:rsid w:val="002C316A"/>
    <w:rsid w:val="002D3F08"/>
    <w:rsid w:val="002D5620"/>
    <w:rsid w:val="002D5A3C"/>
    <w:rsid w:val="002D6348"/>
    <w:rsid w:val="002F145C"/>
    <w:rsid w:val="00310024"/>
    <w:rsid w:val="00332836"/>
    <w:rsid w:val="0035437F"/>
    <w:rsid w:val="0035569F"/>
    <w:rsid w:val="003C3570"/>
    <w:rsid w:val="003C4BBE"/>
    <w:rsid w:val="003E76C8"/>
    <w:rsid w:val="00406C2A"/>
    <w:rsid w:val="00417CF1"/>
    <w:rsid w:val="0042234A"/>
    <w:rsid w:val="0048085D"/>
    <w:rsid w:val="004867E7"/>
    <w:rsid w:val="004A3942"/>
    <w:rsid w:val="004A6DBF"/>
    <w:rsid w:val="005420C9"/>
    <w:rsid w:val="00551098"/>
    <w:rsid w:val="00556ED8"/>
    <w:rsid w:val="00594008"/>
    <w:rsid w:val="005A7208"/>
    <w:rsid w:val="005D725B"/>
    <w:rsid w:val="005E3EB1"/>
    <w:rsid w:val="00605F21"/>
    <w:rsid w:val="00614046"/>
    <w:rsid w:val="006414E4"/>
    <w:rsid w:val="006924C1"/>
    <w:rsid w:val="006A7CE0"/>
    <w:rsid w:val="006B6364"/>
    <w:rsid w:val="006C41CF"/>
    <w:rsid w:val="006C520F"/>
    <w:rsid w:val="006D3400"/>
    <w:rsid w:val="006F011E"/>
    <w:rsid w:val="006F3E9A"/>
    <w:rsid w:val="00703057"/>
    <w:rsid w:val="00723784"/>
    <w:rsid w:val="0072604E"/>
    <w:rsid w:val="00740B04"/>
    <w:rsid w:val="007616A7"/>
    <w:rsid w:val="0078545C"/>
    <w:rsid w:val="007B05BD"/>
    <w:rsid w:val="008245E9"/>
    <w:rsid w:val="008364A0"/>
    <w:rsid w:val="00865FC6"/>
    <w:rsid w:val="0089289B"/>
    <w:rsid w:val="00895523"/>
    <w:rsid w:val="008A7366"/>
    <w:rsid w:val="008B224B"/>
    <w:rsid w:val="008B2C3B"/>
    <w:rsid w:val="008B43D1"/>
    <w:rsid w:val="008B6F46"/>
    <w:rsid w:val="008D11B8"/>
    <w:rsid w:val="008D5982"/>
    <w:rsid w:val="008F5E4F"/>
    <w:rsid w:val="0095717D"/>
    <w:rsid w:val="00973367"/>
    <w:rsid w:val="00A0056C"/>
    <w:rsid w:val="00A417F7"/>
    <w:rsid w:val="00A50E12"/>
    <w:rsid w:val="00A547F3"/>
    <w:rsid w:val="00A62A5F"/>
    <w:rsid w:val="00A77B87"/>
    <w:rsid w:val="00A83D6B"/>
    <w:rsid w:val="00AA0AF8"/>
    <w:rsid w:val="00AA6678"/>
    <w:rsid w:val="00AF5FB2"/>
    <w:rsid w:val="00B52C36"/>
    <w:rsid w:val="00B75696"/>
    <w:rsid w:val="00B93519"/>
    <w:rsid w:val="00BA3D92"/>
    <w:rsid w:val="00BB448E"/>
    <w:rsid w:val="00C17CD2"/>
    <w:rsid w:val="00C2451D"/>
    <w:rsid w:val="00C33BE3"/>
    <w:rsid w:val="00C9520D"/>
    <w:rsid w:val="00D45030"/>
    <w:rsid w:val="00D47A23"/>
    <w:rsid w:val="00D63F88"/>
    <w:rsid w:val="00D65767"/>
    <w:rsid w:val="00D83472"/>
    <w:rsid w:val="00D919F6"/>
    <w:rsid w:val="00DB5CCA"/>
    <w:rsid w:val="00DC5369"/>
    <w:rsid w:val="00DC5A3D"/>
    <w:rsid w:val="00E05AEE"/>
    <w:rsid w:val="00E11D24"/>
    <w:rsid w:val="00E214FB"/>
    <w:rsid w:val="00E34D3A"/>
    <w:rsid w:val="00E360D2"/>
    <w:rsid w:val="00E52175"/>
    <w:rsid w:val="00E6590D"/>
    <w:rsid w:val="00E844A8"/>
    <w:rsid w:val="00E8456A"/>
    <w:rsid w:val="00E97A5F"/>
    <w:rsid w:val="00EB146C"/>
    <w:rsid w:val="00EC1092"/>
    <w:rsid w:val="00EC4C96"/>
    <w:rsid w:val="00ED7F7B"/>
    <w:rsid w:val="00EE566F"/>
    <w:rsid w:val="00F1585D"/>
    <w:rsid w:val="00F625BC"/>
    <w:rsid w:val="00FB1700"/>
    <w:rsid w:val="00FC4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21931"/>
  <w15:chartTrackingRefBased/>
  <w15:docId w15:val="{9E51E843-A463-49FA-ABCB-759A79C76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208"/>
  </w:style>
  <w:style w:type="paragraph" w:styleId="Heading1">
    <w:name w:val="heading 1"/>
    <w:aliases w:val="Part"/>
    <w:basedOn w:val="Normal"/>
    <w:next w:val="Normal"/>
    <w:link w:val="Heading1Char"/>
    <w:uiPriority w:val="9"/>
    <w:qFormat/>
    <w:rsid w:val="005A720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Section 1"/>
    <w:basedOn w:val="Normal"/>
    <w:next w:val="Normal"/>
    <w:link w:val="Heading2Char"/>
    <w:uiPriority w:val="9"/>
    <w:unhideWhenUsed/>
    <w:qFormat/>
    <w:rsid w:val="005A720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720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720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A720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A720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A720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A720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720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
    <w:basedOn w:val="DefaultParagraphFont"/>
    <w:link w:val="Heading1"/>
    <w:uiPriority w:val="9"/>
    <w:rsid w:val="005A7208"/>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Section 1 Char"/>
    <w:basedOn w:val="DefaultParagraphFont"/>
    <w:link w:val="Heading2"/>
    <w:uiPriority w:val="9"/>
    <w:rsid w:val="005A720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A720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A720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A720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A720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A720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A72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A7208"/>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5A7208"/>
    <w:rPr>
      <w:sz w:val="16"/>
      <w:szCs w:val="16"/>
    </w:rPr>
  </w:style>
  <w:style w:type="paragraph" w:styleId="CommentText">
    <w:name w:val="annotation text"/>
    <w:basedOn w:val="Normal"/>
    <w:link w:val="CommentTextChar"/>
    <w:uiPriority w:val="99"/>
    <w:semiHidden/>
    <w:unhideWhenUsed/>
    <w:rsid w:val="005A7208"/>
    <w:pPr>
      <w:spacing w:line="240" w:lineRule="auto"/>
    </w:pPr>
    <w:rPr>
      <w:sz w:val="20"/>
      <w:szCs w:val="20"/>
    </w:rPr>
  </w:style>
  <w:style w:type="character" w:customStyle="1" w:styleId="CommentTextChar">
    <w:name w:val="Comment Text Char"/>
    <w:basedOn w:val="DefaultParagraphFont"/>
    <w:link w:val="CommentText"/>
    <w:uiPriority w:val="99"/>
    <w:semiHidden/>
    <w:rsid w:val="005A7208"/>
    <w:rPr>
      <w:sz w:val="20"/>
      <w:szCs w:val="20"/>
    </w:rPr>
  </w:style>
  <w:style w:type="paragraph" w:styleId="ListParagraph">
    <w:name w:val="List Paragraph"/>
    <w:basedOn w:val="Normal"/>
    <w:link w:val="ListParagraphChar"/>
    <w:uiPriority w:val="34"/>
    <w:qFormat/>
    <w:rsid w:val="005A7208"/>
    <w:pPr>
      <w:ind w:left="720"/>
      <w:contextualSpacing/>
    </w:pPr>
  </w:style>
  <w:style w:type="paragraph" w:styleId="Caption">
    <w:name w:val="caption"/>
    <w:basedOn w:val="Normal"/>
    <w:next w:val="Normal"/>
    <w:uiPriority w:val="35"/>
    <w:unhideWhenUsed/>
    <w:qFormat/>
    <w:rsid w:val="005A7208"/>
    <w:pPr>
      <w:spacing w:after="200" w:line="240" w:lineRule="auto"/>
    </w:pPr>
    <w:rPr>
      <w:i/>
      <w:iCs/>
      <w:color w:val="44546A" w:themeColor="text2"/>
      <w:sz w:val="18"/>
      <w:szCs w:val="18"/>
    </w:rPr>
  </w:style>
  <w:style w:type="table" w:styleId="TableGrid">
    <w:name w:val="Table Grid"/>
    <w:basedOn w:val="TableNormal"/>
    <w:uiPriority w:val="59"/>
    <w:rsid w:val="005A72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5A7208"/>
  </w:style>
  <w:style w:type="character" w:styleId="Strong">
    <w:name w:val="Strong"/>
    <w:basedOn w:val="DefaultParagraphFont"/>
    <w:uiPriority w:val="22"/>
    <w:qFormat/>
    <w:rsid w:val="005A7208"/>
    <w:rPr>
      <w:b/>
      <w:bCs/>
    </w:rPr>
  </w:style>
  <w:style w:type="paragraph" w:styleId="BalloonText">
    <w:name w:val="Balloon Text"/>
    <w:basedOn w:val="Normal"/>
    <w:link w:val="BalloonTextChar"/>
    <w:uiPriority w:val="99"/>
    <w:semiHidden/>
    <w:unhideWhenUsed/>
    <w:rsid w:val="005A72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7208"/>
    <w:rPr>
      <w:rFonts w:ascii="Segoe UI" w:hAnsi="Segoe UI" w:cs="Segoe UI"/>
      <w:sz w:val="18"/>
      <w:szCs w:val="18"/>
    </w:rPr>
  </w:style>
  <w:style w:type="paragraph" w:styleId="NoSpacing">
    <w:name w:val="No Spacing"/>
    <w:uiPriority w:val="1"/>
    <w:qFormat/>
    <w:rsid w:val="00E6590D"/>
    <w:pPr>
      <w:spacing w:after="0" w:line="240" w:lineRule="auto"/>
    </w:pPr>
  </w:style>
  <w:style w:type="character" w:styleId="PlaceholderText">
    <w:name w:val="Placeholder Text"/>
    <w:basedOn w:val="DefaultParagraphFont"/>
    <w:uiPriority w:val="99"/>
    <w:semiHidden/>
    <w:rsid w:val="00286650"/>
    <w:rPr>
      <w:color w:val="808080"/>
    </w:rPr>
  </w:style>
  <w:style w:type="paragraph" w:styleId="CommentSubject">
    <w:name w:val="annotation subject"/>
    <w:basedOn w:val="CommentText"/>
    <w:next w:val="CommentText"/>
    <w:link w:val="CommentSubjectChar"/>
    <w:uiPriority w:val="99"/>
    <w:semiHidden/>
    <w:unhideWhenUsed/>
    <w:rsid w:val="00605F21"/>
    <w:rPr>
      <w:b/>
      <w:bCs/>
    </w:rPr>
  </w:style>
  <w:style w:type="character" w:customStyle="1" w:styleId="CommentSubjectChar">
    <w:name w:val="Comment Subject Char"/>
    <w:basedOn w:val="CommentTextChar"/>
    <w:link w:val="CommentSubject"/>
    <w:uiPriority w:val="99"/>
    <w:semiHidden/>
    <w:rsid w:val="00605F2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5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5424E-532E-4ABD-BFF2-CB214A2D1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10</Pages>
  <Words>19689</Words>
  <Characters>112231</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Messina</dc:creator>
  <cp:keywords/>
  <dc:description/>
  <cp:lastModifiedBy>Alex Messina</cp:lastModifiedBy>
  <cp:revision>3</cp:revision>
  <dcterms:created xsi:type="dcterms:W3CDTF">2014-07-03T18:26:00Z</dcterms:created>
  <dcterms:modified xsi:type="dcterms:W3CDTF">2014-07-03T18:39:00Z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atm1984@gmail.com@www.mendeley.com</vt:lpwstr>
  </property>
  <property fmtid="{D5CDD505-2E9C-101B-9397-08002B2CF9AE}" pid="4" name="Mendeley Citation Style_1">
    <vt:lpwstr>http://www.zotero.org/styles/journal-of-hydrology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http://www.zotero.org/styles/journal-of-hydrology</vt:lpwstr>
  </property>
  <property fmtid="{D5CDD505-2E9C-101B-9397-08002B2CF9AE}" pid="18" name="Mendeley Recent Style Name 6_1">
    <vt:lpwstr>Journal of Hydrology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http://www.zotero.org/styles/remote-sensing-of-environment</vt:lpwstr>
  </property>
  <property fmtid="{D5CDD505-2E9C-101B-9397-08002B2CF9AE}" pid="24" name="Mendeley Recent Style Name 9_1">
    <vt:lpwstr>Remote Sensing of Environment</vt:lpwstr>
  </property>
</Properties>
</file>