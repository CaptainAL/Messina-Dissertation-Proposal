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E181D" w14:textId="77777777" w:rsidR="005A7208" w:rsidRDefault="00152859" w:rsidP="00152859">
      <w:pPr>
        <w:pStyle w:val="Heading1"/>
        <w:numPr>
          <w:ilvl w:val="0"/>
          <w:numId w:val="0"/>
        </w:numPr>
        <w:ind w:left="432" w:hanging="432"/>
        <w:jc w:val="both"/>
        <w:rPr>
          <w:rFonts w:asciiTheme="minorHAnsi" w:hAnsiTheme="minorHAnsi"/>
        </w:rPr>
      </w:pPr>
      <w:bookmarkStart w:id="0" w:name="_Toc389207934"/>
      <w:r>
        <w:rPr>
          <w:rFonts w:asciiTheme="minorHAnsi" w:hAnsiTheme="minorHAnsi"/>
        </w:rPr>
        <w:t xml:space="preserve">Paper/Part Three – </w:t>
      </w:r>
      <w:r w:rsidR="00000477">
        <w:rPr>
          <w:rFonts w:asciiTheme="minorHAnsi" w:hAnsiTheme="minorHAnsi"/>
        </w:rPr>
        <w:t>“</w:t>
      </w:r>
      <w:commentRangeStart w:id="1"/>
      <w:r w:rsidR="00605F21">
        <w:rPr>
          <w:rFonts w:asciiTheme="minorHAnsi" w:hAnsiTheme="minorHAnsi"/>
        </w:rPr>
        <w:t>Watershed and oceanic</w:t>
      </w:r>
      <w:commentRangeEnd w:id="1"/>
      <w:r w:rsidR="00605F21">
        <w:rPr>
          <w:rStyle w:val="CommentReference"/>
          <w:rFonts w:asciiTheme="minorHAnsi" w:eastAsiaTheme="minorHAnsi" w:hAnsiTheme="minorHAnsi" w:cstheme="minorBidi"/>
          <w:color w:val="auto"/>
        </w:rPr>
        <w:commentReference w:id="1"/>
      </w:r>
      <w:r>
        <w:rPr>
          <w:rFonts w:asciiTheme="minorHAnsi" w:hAnsiTheme="minorHAnsi"/>
        </w:rPr>
        <w:t xml:space="preserve"> controls on </w:t>
      </w:r>
      <w:r w:rsidR="00605F21">
        <w:rPr>
          <w:rFonts w:asciiTheme="minorHAnsi" w:hAnsiTheme="minorHAnsi"/>
        </w:rPr>
        <w:t xml:space="preserve">seasonal and temporal patterns in </w:t>
      </w:r>
      <w:r>
        <w:rPr>
          <w:rFonts w:asciiTheme="minorHAnsi" w:hAnsiTheme="minorHAnsi"/>
        </w:rPr>
        <w:t>sediment d</w:t>
      </w:r>
      <w:r w:rsidR="005A7208" w:rsidRPr="00703BBA">
        <w:rPr>
          <w:rFonts w:asciiTheme="minorHAnsi" w:hAnsiTheme="minorHAnsi"/>
        </w:rPr>
        <w:t xml:space="preserve">eposition on </w:t>
      </w:r>
      <w:r>
        <w:rPr>
          <w:rFonts w:asciiTheme="minorHAnsi" w:hAnsiTheme="minorHAnsi"/>
        </w:rPr>
        <w:t>a fringing reef flat embayment</w:t>
      </w:r>
      <w:bookmarkEnd w:id="0"/>
      <w:r>
        <w:rPr>
          <w:rFonts w:asciiTheme="minorHAnsi" w:hAnsiTheme="minorHAnsi"/>
        </w:rPr>
        <w:t>”</w:t>
      </w:r>
      <w:r w:rsidR="005A7208" w:rsidRPr="00703BBA">
        <w:rPr>
          <w:rFonts w:asciiTheme="minorHAnsi" w:hAnsiTheme="minorHAnsi"/>
        </w:rPr>
        <w:t xml:space="preserve">  </w:t>
      </w:r>
    </w:p>
    <w:p w14:paraId="5A7FC941" w14:textId="77777777" w:rsidR="0048085D" w:rsidRPr="0048085D" w:rsidRDefault="005A7208" w:rsidP="0048085D">
      <w:pPr>
        <w:pStyle w:val="Heading2"/>
        <w:numPr>
          <w:ilvl w:val="0"/>
          <w:numId w:val="0"/>
        </w:numPr>
        <w:ind w:left="576" w:hanging="576"/>
        <w:jc w:val="both"/>
        <w:rPr>
          <w:rFonts w:asciiTheme="minorHAnsi" w:hAnsiTheme="minorHAnsi"/>
        </w:rPr>
      </w:pPr>
      <w:bookmarkStart w:id="3" w:name="_Toc389207935"/>
      <w:r>
        <w:rPr>
          <w:rFonts w:asciiTheme="minorHAnsi" w:hAnsiTheme="minorHAnsi"/>
        </w:rPr>
        <w:t>Introduction</w:t>
      </w:r>
      <w:bookmarkEnd w:id="3"/>
    </w:p>
    <w:p w14:paraId="7358AFB5" w14:textId="77777777" w:rsidR="00C2451D" w:rsidRPr="00A83D6B" w:rsidRDefault="0035437F" w:rsidP="00A83D6B">
      <w:pPr>
        <w:ind w:firstLine="576"/>
      </w:pPr>
      <w:r>
        <w:t>The complex spatial and temporal interaction of terrigenous sediment inputs, sediment resuspension, and c</w:t>
      </w:r>
      <w:r w:rsidR="0004049C">
        <w:t>irculation</w:t>
      </w:r>
      <w:r>
        <w:t xml:space="preserve"> can significantly alter the quantity, composition</w:t>
      </w:r>
      <w:r w:rsidR="001A022C">
        <w:t>,</w:t>
      </w:r>
      <w:r>
        <w:t xml:space="preserve"> and residence time of sediment</w:t>
      </w:r>
      <w:r w:rsidR="007616A7">
        <w:t xml:space="preserve"> </w:t>
      </w:r>
      <w:r w:rsidR="001A022C">
        <w:t>in</w:t>
      </w:r>
      <w:r>
        <w:t xml:space="preserve"> coral</w:t>
      </w:r>
      <w:r w:rsidR="001A022C">
        <w:t xml:space="preserve"> reef</w:t>
      </w:r>
      <w:r>
        <w:t>s</w:t>
      </w:r>
      <w:r w:rsidR="007616A7">
        <w:t>,</w:t>
      </w:r>
      <w:r>
        <w:t xml:space="preserve"> </w:t>
      </w:r>
      <w:r w:rsidR="0078545C">
        <w:t>causing</w:t>
      </w:r>
      <w:r>
        <w:t xml:space="preserve"> subsequent impacts on coral ecology</w:t>
      </w:r>
      <w:r w:rsidR="00C2451D">
        <w:t xml:space="preserve"> </w:t>
      </w:r>
      <w:r w:rsidR="006049A8">
        <w:fldChar w:fldCharType="begin" w:fldLock="1"/>
      </w:r>
      <w:r w:rsidR="00504066">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6049A8">
        <w:fldChar w:fldCharType="separate"/>
      </w:r>
      <w:r w:rsidR="00C2451D" w:rsidRPr="00C2451D">
        <w:rPr>
          <w:noProof/>
        </w:rPr>
        <w:t>(Storlazzi et al., 2009)</w:t>
      </w:r>
      <w:r w:rsidR="006049A8">
        <w:fldChar w:fldCharType="end"/>
      </w:r>
      <w:r>
        <w:t>.</w:t>
      </w:r>
      <w:r w:rsidR="007616A7">
        <w:t xml:space="preserve"> D</w:t>
      </w:r>
      <w:r w:rsidR="00E05AEE">
        <w:t>epending on the interacting hydrodynamic processes on the reef</w:t>
      </w:r>
      <w:r w:rsidR="007616A7">
        <w:t>, increased terrigenous sediment supply to an embayment can increase sediment deposition on corals</w:t>
      </w:r>
      <w:r w:rsidR="004867E7">
        <w:t xml:space="preserve"> </w:t>
      </w:r>
      <w:r w:rsidR="006049A8">
        <w:fldChar w:fldCharType="begin" w:fldLock="1"/>
      </w:r>
      <w:r w:rsidR="00504066">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6049A8">
        <w:fldChar w:fldCharType="separate"/>
      </w:r>
      <w:r w:rsidR="004867E7" w:rsidRPr="004867E7">
        <w:rPr>
          <w:noProof/>
        </w:rPr>
        <w:t>(Draut et al., 2009)</w:t>
      </w:r>
      <w:r w:rsidR="006049A8">
        <w:fldChar w:fldCharType="end"/>
      </w:r>
      <w:r w:rsidR="007616A7">
        <w:t xml:space="preserve">, or have no effect </w:t>
      </w:r>
      <w:r w:rsidR="006049A8">
        <w:fldChar w:fldCharType="begin" w:fldLock="1"/>
      </w:r>
      <w:r w:rsidR="00504066">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"mendeley" : { "previouslyFormattedCitation" : "(Hoitink and Hoekstra, 2003)" }, "properties" : { "noteIndex" : 0 }, "schema" : "https://github.com/citation-style-language/schema/raw/master/csl-citation.json" }</w:instrText>
      </w:r>
      <w:r w:rsidR="006049A8">
        <w:fldChar w:fldCharType="separate"/>
      </w:r>
      <w:r w:rsidR="00417CF1" w:rsidRPr="00417CF1">
        <w:rPr>
          <w:noProof/>
        </w:rPr>
        <w:t>(Hoitink and Hoekstra, 2003)</w:t>
      </w:r>
      <w:r w:rsidR="006049A8">
        <w:fldChar w:fldCharType="end"/>
      </w:r>
      <w:r w:rsidR="00E05AEE">
        <w:t>.</w:t>
      </w:r>
      <w:r w:rsidR="007616A7">
        <w:t xml:space="preserve"> </w:t>
      </w:r>
      <w:r w:rsidR="00FC4420">
        <w:t>C</w:t>
      </w:r>
      <w:r w:rsidR="007616A7" w:rsidRPr="00A83D6B">
        <w:t xml:space="preserve">oral stress and mortality </w:t>
      </w:r>
      <w:r w:rsidR="00FC4420">
        <w:t xml:space="preserve">resulting </w:t>
      </w:r>
      <w:r w:rsidR="007616A7" w:rsidRPr="00A83D6B">
        <w:t>from sediment</w:t>
      </w:r>
      <w:r w:rsidR="00FB1700">
        <w:t xml:space="preserve"> in the water column and </w:t>
      </w:r>
      <w:r w:rsidR="00FC4420">
        <w:t xml:space="preserve">sediment </w:t>
      </w:r>
      <w:r w:rsidR="00FB1700">
        <w:t>deposition</w:t>
      </w:r>
      <w:r w:rsidR="007616A7" w:rsidRPr="00A83D6B">
        <w:t xml:space="preserve"> is a complex process depending on hydrodynamics, sediment biogeochemistry, coral morphology</w:t>
      </w:r>
      <w:r w:rsidR="00FC4420">
        <w:t>,</w:t>
      </w:r>
      <w:r w:rsidR="007616A7" w:rsidRPr="00A83D6B">
        <w:t xml:space="preserve"> and</w:t>
      </w:r>
      <w:r w:rsidR="00FC4420">
        <w:t xml:space="preserve"> coral</w:t>
      </w:r>
      <w:r w:rsidR="007616A7" w:rsidRPr="00A83D6B">
        <w:t xml:space="preserve"> physiology</w:t>
      </w:r>
      <w:r w:rsidR="004867E7">
        <w:t xml:space="preserve"> </w:t>
      </w:r>
      <w:r w:rsidR="006049A8">
        <w:fldChar w:fldCharType="begin" w:fldLock="1"/>
      </w:r>
      <w:r w:rsidR="00504066">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"id" : "ITEM-2", "itemData" : { "ISBN" : "0027-8424", "author" : [ { "dropping-particle" : "", "family" : "Weber", "given" : "Miriam", "non-dropping-particle" : "", "parse-names" : false, "suffix" : "" }, { "dropping-particle" : "", "family" : "Beer", "given" : "Dirk", "non-dropping-particle" : "de", "parse-names" : false, "suffix" : "" }, { "dropping-particle" : "", "family" : "Lott", "given" : "Christian", "non-dropping-particle" : "", "parse-names" : false, "suffix" : "" }, { "dropping-particle" : "", "family" : "Polerecky", "given" : "Lubos", "non-dropping-particle" : "", "parse-names" : false, "suffix" : "" }, { "dropping-particle" : "", "family" : "Kohls", "given" : "Katharina", "non-dropping-particle" : "", "parse-names" : false, "suffix" : "" }, { "dropping-particle" : "", "family" : "Abed", "given" : "R M M", "non-dropping-particle" : "", "parse-names" : false, "suffix" : "" }, { "dropping-particle" : "", "family" : "Ferdelman", "given" : "Timothy G", "non-dropping-particle" : "", "parse-names" : false, "suffix" : "" }, { "dropping-particle" : "", "family" : "Fabricius", "given" : "Katharina E", "non-dropping-particle" : "", "parse-names" : false, "suffix" : "" } ], "container-title" : "Proceedings of the National Academy of Sciences", "id" : "ITEM-2", "issue" : "24", "issued" : { "date-parts" : [ [ "2012" ] ] }, "page" : "E1558-E1567", "title" : "Mechanisms of damage to corals exposed to sedimentation", "type" : "article-journal", "volume" : "109" }, "uris" : [ "http://www.mendeley.com/documents/?uuid=941240a5-6d95-4b1b-ae2a-3c0b41b2fb23" ] } ], "mendeley" : { "previouslyFormattedCitation" : "(Fabricius, 2005; Weber et al., 2012)" }, "properties" : { "noteIndex" : 0 }, "schema" : "https://github.com/citation-style-language/schema/raw/master/csl-citation.json" }</w:instrText>
      </w:r>
      <w:r w:rsidR="006049A8">
        <w:fldChar w:fldCharType="separate"/>
      </w:r>
      <w:r w:rsidR="004867E7" w:rsidRPr="004867E7">
        <w:rPr>
          <w:noProof/>
        </w:rPr>
        <w:t>(Fabricius, 2005; Weber et al., 2012)</w:t>
      </w:r>
      <w:r w:rsidR="006049A8">
        <w:fldChar w:fldCharType="end"/>
      </w:r>
      <w:r w:rsidR="007616A7" w:rsidRPr="00A83D6B">
        <w:t xml:space="preserve">, making it difficult to quantify </w:t>
      </w:r>
      <w:r w:rsidR="00FB1700">
        <w:t>coral stress caused by sediment</w:t>
      </w:r>
      <w:r w:rsidR="00FC4420">
        <w:t xml:space="preserve"> using biological monitoring strategies alone. This research focuses on understanding how the temporal and spatial distribution of sediment deposition on the reef is controlled by</w:t>
      </w:r>
      <w:r w:rsidR="002D5620">
        <w:t xml:space="preserve"> </w:t>
      </w:r>
      <w:r w:rsidR="00FC4420">
        <w:t>terrigenous sediment loading and oceanic conditions. Future research can relate the measured sediment deposition to coral health</w:t>
      </w:r>
      <w:r w:rsidR="007616A7" w:rsidRPr="00A83D6B">
        <w:t>.</w:t>
      </w:r>
      <w:r w:rsidR="00FC4420">
        <w:t xml:space="preserve"> </w:t>
      </w:r>
      <w:r w:rsidR="001F2970">
        <w:t xml:space="preserve">Given the increase in sediment discharge to coastal waters caused by anthropogenic watershed disturbance on tropical islands, understanding how </w:t>
      </w:r>
      <w:r w:rsidR="001F2970" w:rsidRPr="00703BBA">
        <w:t xml:space="preserve">the interaction </w:t>
      </w:r>
      <w:r w:rsidR="001F2970">
        <w:t>of</w:t>
      </w:r>
      <w:r w:rsidR="001F2970" w:rsidRPr="00703BBA">
        <w:t xml:space="preserve"> flood</w:t>
      </w:r>
      <w:r w:rsidR="001F2970">
        <w:t>-supplied</w:t>
      </w:r>
      <w:r w:rsidR="001F2970" w:rsidRPr="00703BBA">
        <w:t xml:space="preserve"> </w:t>
      </w:r>
      <w:r w:rsidR="001F2970">
        <w:t xml:space="preserve">terrigenous </w:t>
      </w:r>
      <w:r w:rsidR="001F2970" w:rsidRPr="00703BBA">
        <w:t>sediment</w:t>
      </w:r>
      <w:r w:rsidR="001F2970">
        <w:t xml:space="preserve"> and water circulation controls sediment deposition and residence time </w:t>
      </w:r>
      <w:r w:rsidR="001F2970" w:rsidRPr="00703BBA">
        <w:t xml:space="preserve">is essential </w:t>
      </w:r>
      <w:r w:rsidR="001F2970">
        <w:t xml:space="preserve">for </w:t>
      </w:r>
      <w:r w:rsidR="001F2970" w:rsidRPr="00703BBA">
        <w:t>identifying and mitigating</w:t>
      </w:r>
      <w:r w:rsidR="001F2970">
        <w:t xml:space="preserve"> coral health impacts</w:t>
      </w:r>
      <w:r w:rsidR="00FC4420">
        <w:t xml:space="preserve"> </w:t>
      </w:r>
      <w:commentRangeStart w:id="4"/>
      <w:r w:rsidR="006049A8">
        <w:fldChar w:fldCharType="begin" w:fldLock="1"/>
      </w:r>
      <w:r w:rsidR="00504066">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6049A8">
        <w:fldChar w:fldCharType="separate"/>
      </w:r>
      <w:r w:rsidR="00FC4420" w:rsidRPr="00FC4420">
        <w:rPr>
          <w:noProof/>
        </w:rPr>
        <w:t>(Draut et al., 2009)</w:t>
      </w:r>
      <w:r w:rsidR="006049A8">
        <w:fldChar w:fldCharType="end"/>
      </w:r>
      <w:commentRangeEnd w:id="4"/>
      <w:r w:rsidR="002D5620">
        <w:rPr>
          <w:rStyle w:val="CommentReference"/>
        </w:rPr>
        <w:commentReference w:id="4"/>
      </w:r>
      <w:r w:rsidR="001F2970">
        <w:t>.</w:t>
      </w:r>
    </w:p>
    <w:p w14:paraId="2C59B595" w14:textId="77777777" w:rsidR="007616A7" w:rsidRPr="00A83D6B" w:rsidRDefault="007616A7" w:rsidP="00A83D6B">
      <w:pPr>
        <w:rPr>
          <w:b/>
        </w:rPr>
      </w:pPr>
      <w:r w:rsidRPr="00A83D6B">
        <w:rPr>
          <w:b/>
        </w:rPr>
        <w:t>Hydrodynamic controls on sediment deposition and residence time</w:t>
      </w:r>
    </w:p>
    <w:p w14:paraId="0897CE4E" w14:textId="77777777" w:rsidR="00406C2A" w:rsidRDefault="00406C2A" w:rsidP="0004049C">
      <w:pPr>
        <w:ind w:firstLine="576"/>
        <w:rPr>
          <w:rFonts w:ascii="Calibri" w:hAnsi="Calibri"/>
          <w:color w:val="000000"/>
        </w:rPr>
      </w:pPr>
      <w:r>
        <w:t xml:space="preserve"> Hydrodynamic </w:t>
      </w:r>
      <w:r w:rsidR="00E05AEE">
        <w:t>circulation</w:t>
      </w:r>
      <w:r>
        <w:t xml:space="preserve"> </w:t>
      </w:r>
      <w:r w:rsidR="00E05AEE">
        <w:t xml:space="preserve">driven by </w:t>
      </w:r>
      <w:r w:rsidR="001A022C">
        <w:t xml:space="preserve">tides, </w:t>
      </w:r>
      <w:r w:rsidR="00E05AEE">
        <w:t>wind</w:t>
      </w:r>
      <w:r w:rsidR="001A022C">
        <w:t>,</w:t>
      </w:r>
      <w:r w:rsidR="00E05AEE">
        <w:t xml:space="preserve"> and waves can deflect plumes of suspended sediment away from coral, limiting stress from light attenuation</w:t>
      </w:r>
      <w:r w:rsidR="001A022C">
        <w:t xml:space="preserve"> due to turbidity</w:t>
      </w:r>
      <w:r w:rsidR="00E05AEE">
        <w:t xml:space="preserve"> </w:t>
      </w:r>
      <w:r w:rsidR="006049A8">
        <w:fldChar w:fldCharType="begin" w:fldLock="1"/>
      </w:r>
      <w:r w:rsidR="00504066">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"(Hoitink and Hoekstra, 2003; Muzuka et al., 2010)" }, "properties" : { "noteIndex" : 0 }, "schema" : "https://github.com/citation-style-language/schema/raw/master/csl-citation.json" }</w:instrText>
      </w:r>
      <w:r w:rsidR="006049A8">
        <w:fldChar w:fldCharType="separate"/>
      </w:r>
      <w:r w:rsidR="00E05AEE" w:rsidRPr="00E05AEE">
        <w:rPr>
          <w:noProof/>
        </w:rPr>
        <w:t>(Hoitink and Hoekstra, 2003; Muzuka et al., 2010)</w:t>
      </w:r>
      <w:r w:rsidR="006049A8">
        <w:fldChar w:fldCharType="end"/>
      </w:r>
      <w:r w:rsidR="00E05AEE">
        <w:t xml:space="preserve">, and/or </w:t>
      </w:r>
      <w:proofErr w:type="spellStart"/>
      <w:r w:rsidR="00E05AEE">
        <w:t>advect</w:t>
      </w:r>
      <w:r w:rsidR="008A7366">
        <w:t>ing</w:t>
      </w:r>
      <w:proofErr w:type="spellEnd"/>
      <w:r w:rsidR="00E05AEE">
        <w:t xml:space="preserve"> suspended sediment over the coral and out to sea before it </w:t>
      </w:r>
      <w:r w:rsidR="008A7366">
        <w:t>is</w:t>
      </w:r>
      <w:r w:rsidR="00E05AEE">
        <w:t xml:space="preserve"> deposited. Wave energy, either from </w:t>
      </w:r>
      <w:r w:rsidR="00AA6678">
        <w:t xml:space="preserve">remotely generated </w:t>
      </w:r>
      <w:r w:rsidR="00E05AEE">
        <w:t xml:space="preserve">surface gravity waves or </w:t>
      </w:r>
      <w:r w:rsidR="0004049C">
        <w:t xml:space="preserve">local </w:t>
      </w:r>
      <w:r w:rsidR="00E05AEE">
        <w:t>wind-driven waves</w:t>
      </w:r>
      <w:r w:rsidR="00AA6678">
        <w:t>, is typically limited on shallow reef flats, but</w:t>
      </w:r>
      <w:r w:rsidR="00E05AEE">
        <w:t xml:space="preserve"> can cause high orbital velocities that </w:t>
      </w:r>
      <w:r w:rsidR="008A7366">
        <w:t xml:space="preserve">shorten sediment residence time by </w:t>
      </w:r>
      <w:r w:rsidR="00E05AEE">
        <w:t>resuspend</w:t>
      </w:r>
      <w:r w:rsidR="008A7366">
        <w:t>ing and flushing</w:t>
      </w:r>
      <w:r w:rsidR="00E05AEE">
        <w:t xml:space="preserve"> previously deposited sediment or prevent</w:t>
      </w:r>
      <w:r w:rsidR="008A7366">
        <w:t>ing</w:t>
      </w:r>
      <w:r w:rsidR="00E05AEE">
        <w:t xml:space="preserve"> sediment deposition</w:t>
      </w:r>
      <w:r w:rsidR="008A7366">
        <w:t xml:space="preserve"> (residence time = 0 min)</w:t>
      </w:r>
      <w:r w:rsidR="00E05AEE">
        <w:t xml:space="preserve">. </w:t>
      </w:r>
      <w:r w:rsidR="006049A8">
        <w:rPr>
          <w:rFonts w:ascii="Calibri" w:hAnsi="Calibri"/>
          <w:color w:val="000000"/>
        </w:rPr>
        <w:fldChar w:fldCharType="begin" w:fldLock="1"/>
      </w:r>
      <w:r w:rsidR="00504066">
        <w:rPr>
          <w:rFonts w:ascii="Calibri" w:hAnsi="Calibri"/>
          <w:color w:val="000000"/>
        </w:rPr>
        <w:instrText>ADDIN CSL_CITATION { "citationItems" : [ { "id" : "ITEM-1",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"manualFormatting" : "Ogston et al. (2004)", "previouslyFormattedCitation" : "(Ogston et al., 2004)" }, "properties" : { "noteIndex" : 0 }, "schema" : "https://github.com/citation-style-language/schema/raw/master/csl-citation.json" }</w:instrText>
      </w:r>
      <w:r w:rsidR="006049A8">
        <w:rPr>
          <w:rFonts w:ascii="Calibri" w:hAnsi="Calibri"/>
          <w:color w:val="000000"/>
        </w:rPr>
        <w:fldChar w:fldCharType="separate"/>
      </w:r>
      <w:r w:rsidR="00AA6678">
        <w:rPr>
          <w:rFonts w:ascii="Calibri" w:hAnsi="Calibri"/>
          <w:noProof/>
          <w:color w:val="000000"/>
        </w:rPr>
        <w:t>Ogston et al. (</w:t>
      </w:r>
      <w:r w:rsidR="00AA6678" w:rsidRPr="00AA6678">
        <w:rPr>
          <w:rFonts w:ascii="Calibri" w:hAnsi="Calibri"/>
          <w:noProof/>
          <w:color w:val="000000"/>
        </w:rPr>
        <w:t>2004)</w:t>
      </w:r>
      <w:r w:rsidR="006049A8">
        <w:rPr>
          <w:rFonts w:ascii="Calibri" w:hAnsi="Calibri"/>
          <w:color w:val="000000"/>
        </w:rPr>
        <w:fldChar w:fldCharType="end"/>
      </w:r>
      <w:r w:rsidR="00AA6678">
        <w:rPr>
          <w:rFonts w:ascii="Calibri" w:hAnsi="Calibri"/>
          <w:color w:val="000000"/>
        </w:rPr>
        <w:t xml:space="preserve"> showed that while wave orbital velocities alone are generally unable to exceed the </w:t>
      </w:r>
      <w:r w:rsidR="008A7366">
        <w:rPr>
          <w:rFonts w:ascii="Calibri" w:hAnsi="Calibri"/>
          <w:color w:val="000000"/>
        </w:rPr>
        <w:t xml:space="preserve">critical </w:t>
      </w:r>
      <w:r w:rsidR="00AA6678">
        <w:rPr>
          <w:rFonts w:ascii="Calibri" w:hAnsi="Calibri"/>
          <w:color w:val="000000"/>
        </w:rPr>
        <w:t xml:space="preserve">shear stresses necessary for sediment </w:t>
      </w:r>
      <w:r w:rsidR="008A7366">
        <w:rPr>
          <w:rFonts w:ascii="Calibri" w:hAnsi="Calibri"/>
          <w:color w:val="000000"/>
        </w:rPr>
        <w:t>re</w:t>
      </w:r>
      <w:r w:rsidR="00AA6678">
        <w:rPr>
          <w:rFonts w:ascii="Calibri" w:hAnsi="Calibri"/>
          <w:color w:val="000000"/>
        </w:rPr>
        <w:t>suspension</w:t>
      </w:r>
      <w:r w:rsidR="00A23364">
        <w:rPr>
          <w:rFonts w:ascii="Calibri" w:hAnsi="Calibri"/>
          <w:color w:val="000000"/>
        </w:rPr>
        <w:t xml:space="preserve"> on fringing reef flats</w:t>
      </w:r>
      <w:r w:rsidR="00AA6678">
        <w:rPr>
          <w:rFonts w:ascii="Calibri" w:hAnsi="Calibri"/>
          <w:color w:val="000000"/>
        </w:rPr>
        <w:t xml:space="preserve">, in combination with the relatively strong current velocities, they can </w:t>
      </w:r>
      <w:r w:rsidR="00A83D6B">
        <w:rPr>
          <w:rFonts w:ascii="Calibri" w:hAnsi="Calibri"/>
          <w:color w:val="000000"/>
        </w:rPr>
        <w:t>re</w:t>
      </w:r>
      <w:r w:rsidR="00AA6678">
        <w:rPr>
          <w:rFonts w:ascii="Calibri" w:hAnsi="Calibri"/>
          <w:color w:val="000000"/>
        </w:rPr>
        <w:t>su</w:t>
      </w:r>
      <w:r w:rsidR="0035437F">
        <w:rPr>
          <w:rFonts w:ascii="Calibri" w:hAnsi="Calibri"/>
          <w:color w:val="000000"/>
        </w:rPr>
        <w:t xml:space="preserve">spend </w:t>
      </w:r>
      <w:r w:rsidR="00A83D6B">
        <w:rPr>
          <w:rFonts w:ascii="Calibri" w:hAnsi="Calibri"/>
          <w:color w:val="000000"/>
        </w:rPr>
        <w:t xml:space="preserve">or prevent deposition of </w:t>
      </w:r>
      <w:r w:rsidR="0035437F">
        <w:rPr>
          <w:rFonts w:ascii="Calibri" w:hAnsi="Calibri"/>
          <w:color w:val="000000"/>
        </w:rPr>
        <w:t>fine-grained sediment.</w:t>
      </w:r>
    </w:p>
    <w:p w14:paraId="42D22A27" w14:textId="77777777" w:rsidR="0048085D" w:rsidRPr="0048085D" w:rsidRDefault="0048085D" w:rsidP="0048085D">
      <w:pPr>
        <w:rPr>
          <w:b/>
        </w:rPr>
      </w:pPr>
      <w:r w:rsidRPr="0048085D">
        <w:rPr>
          <w:rFonts w:ascii="Calibri" w:hAnsi="Calibri"/>
          <w:b/>
          <w:color w:val="000000"/>
        </w:rPr>
        <w:t>Phasing of sediment input and hydrodynamic conditions</w:t>
      </w:r>
    </w:p>
    <w:p w14:paraId="13A7ED44" w14:textId="77777777" w:rsidR="002D6348" w:rsidRDefault="002D6348" w:rsidP="002D6348">
      <w:pPr>
        <w:ind w:firstLine="576"/>
        <w:jc w:val="both"/>
      </w:pPr>
      <w:commentRangeStart w:id="5"/>
      <w:r w:rsidRPr="00703BBA">
        <w:t xml:space="preserve">Sediment </w:t>
      </w:r>
      <w:r>
        <w:t>l</w:t>
      </w:r>
      <w:r w:rsidRPr="00703BBA">
        <w:t>oading</w:t>
      </w:r>
      <w:r>
        <w:t xml:space="preserve"> from the </w:t>
      </w:r>
      <w:r w:rsidR="004B0DDB">
        <w:t xml:space="preserve">main Faga’alu </w:t>
      </w:r>
      <w:r>
        <w:t xml:space="preserve">stream to </w:t>
      </w:r>
      <w:r w:rsidR="004B0DDB">
        <w:t xml:space="preserve">Faga’alu </w:t>
      </w:r>
      <w:r>
        <w:t>bay</w:t>
      </w:r>
      <w:r w:rsidRPr="00703BBA">
        <w:t xml:space="preserve"> is an important control on sedimentation rates on corals</w:t>
      </w:r>
      <w:r w:rsidR="00A23364">
        <w:t>,</w:t>
      </w:r>
      <w:r w:rsidRPr="00703BBA">
        <w:t xml:space="preserve"> but wave conditions decrease sediment deposition in two ways: 1) by flushing recently loaded sediment away from the corals before it can be deposited (in-phase with sediment discharge) and 2) resuspending and removing sediment that has been previously deposited (out-of-phase with sediment loading). Sediment loading out-of-phase with high swell conditions </w:t>
      </w:r>
      <w:r>
        <w:t>causes higher deposition rates and longer residence times</w:t>
      </w:r>
      <w:r w:rsidRPr="00703BBA">
        <w:t xml:space="preserve"> than sediment loading in-phase with high swell conditions </w:t>
      </w:r>
      <w:r w:rsidR="006049A8" w:rsidRPr="00703BBA">
        <w:fldChar w:fldCharType="begin" w:fldLock="1"/>
      </w:r>
      <w:r w:rsidR="00504066">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Storlazzi et al., 2009)" }, "properties" : { "noteIndex" : 0 }, "schema" : "https://github.com/citation-style-language/schema/raw/master/csl-citation.json" }</w:instrText>
      </w:r>
      <w:r w:rsidR="006049A8" w:rsidRPr="00703BBA">
        <w:fldChar w:fldCharType="separate"/>
      </w:r>
      <w:r w:rsidRPr="00C9520D">
        <w:rPr>
          <w:noProof/>
        </w:rPr>
        <w:t>(Draut et al., 2009; Storlazzi et al., 2009)</w:t>
      </w:r>
      <w:r w:rsidR="006049A8" w:rsidRPr="00703BBA">
        <w:fldChar w:fldCharType="end"/>
      </w:r>
      <w:r w:rsidRPr="00703BBA">
        <w:t xml:space="preserve">.  </w:t>
      </w:r>
      <w:commentRangeEnd w:id="5"/>
      <w:r>
        <w:rPr>
          <w:rStyle w:val="CommentReference"/>
        </w:rPr>
        <w:commentReference w:id="5"/>
      </w:r>
    </w:p>
    <w:p w14:paraId="2C460E0A" w14:textId="77777777" w:rsidR="002D6348" w:rsidRDefault="005A7208" w:rsidP="002D6348">
      <w:pPr>
        <w:ind w:firstLine="576"/>
      </w:pPr>
      <w:commentRangeStart w:id="6"/>
      <w:r w:rsidRPr="00703BBA">
        <w:lastRenderedPageBreak/>
        <w:t>In contrast to many small, mountainous watershed</w:t>
      </w:r>
      <w:r w:rsidR="00E6590D">
        <w:t xml:space="preserve">s in temperate coastal regions </w:t>
      </w:r>
      <w:r w:rsidRPr="00703BBA">
        <w:t>where fluvial discharge and wave energy commonly coincide</w:t>
      </w:r>
      <w:r>
        <w:t xml:space="preserve"> </w:t>
      </w:r>
      <w:r w:rsidR="006049A8">
        <w:fldChar w:fldCharType="begin" w:fldLock="1"/>
      </w:r>
      <w:r w:rsidR="00504066">
        <w:instrText>ADDIN CSL_CITATION { "citationItems" : [ { "id" : "ITEM-1", "itemData" : { "ISBN" : "0276-0460", "author" : [ { "dropping-particle" : "", "family" : "Warrick", "given" : "J A", "non-dropping-particle" : "", "parse-names" : false, "suffix" : "" }, { "dropping-particle" : "", "family" : "Mertes", "given" : "L A K", "non-dropping-particle" : "", "parse-names" : false, "suffix" : "" }, { "dropping-particle" : "", "family" : "Washburn", "given" : "L", "non-dropping-particle" : "", "parse-names" : false, "suffix" : "" }, { "dropping-particle" : "", "family" : "Siegel", "given" : "D A", "non-dropping-particle" : "", "parse-names" : false, "suffix" : "" } ], "container-title" : "Geo-Marine Letters", "id" : "ITEM-1", "issue" : "1", "issued" : { "date-parts" : [ [ "2004" ] ] }, "page" : "46-52", "title" : "Dispersal forcing of southern California river plumes, based on field and remote sensing observations", "type" : "article-journal", "volume" : "24" }, "uris" : [ "http://www.mendeley.com/documents/?uuid=38b1a28d-3545-48a2-b94f-7e05f2c6271b" ] } ], "mendeley" : { "previouslyFormattedCitation" : "(Warrick et al., 2004)" }, "properties" : { "noteIndex" : 0 }, "schema" : "https://github.com/citation-style-language/schema/raw/master/csl-citation.json" }</w:instrText>
      </w:r>
      <w:r w:rsidR="006049A8">
        <w:fldChar w:fldCharType="separate"/>
      </w:r>
      <w:r w:rsidR="008B224B" w:rsidRPr="008B224B">
        <w:rPr>
          <w:noProof/>
        </w:rPr>
        <w:t>(Warrick et al., 2004)</w:t>
      </w:r>
      <w:r w:rsidR="006049A8">
        <w:fldChar w:fldCharType="end"/>
      </w:r>
      <w:r w:rsidRPr="00703BBA">
        <w:t xml:space="preserve">, </w:t>
      </w:r>
      <w:r w:rsidR="00152859">
        <w:t xml:space="preserve">discharge, </w:t>
      </w:r>
      <w:r w:rsidRPr="00703BBA">
        <w:t>deposition</w:t>
      </w:r>
      <w:r w:rsidR="00152859">
        <w:t>,</w:t>
      </w:r>
      <w:r w:rsidRPr="00703BBA">
        <w:t xml:space="preserve"> and reworking of flood sediment </w:t>
      </w:r>
      <w:r w:rsidR="00A23364">
        <w:t>is often</w:t>
      </w:r>
      <w:r w:rsidRPr="00703BBA">
        <w:t xml:space="preserve"> decoupled</w:t>
      </w:r>
      <w:r w:rsidR="00152859">
        <w:t xml:space="preserve"> on tropical islands</w:t>
      </w:r>
      <w:r>
        <w:t xml:space="preserve">, causing high deposition </w:t>
      </w:r>
      <w:r w:rsidR="0035437F">
        <w:t xml:space="preserve">rates </w:t>
      </w:r>
      <w:r>
        <w:t>and residence time</w:t>
      </w:r>
      <w:r w:rsidR="00332836">
        <w:t>s</w:t>
      </w:r>
      <w:r>
        <w:t xml:space="preserve"> </w:t>
      </w:r>
      <w:r w:rsidR="00332836">
        <w:t xml:space="preserve">of terrestrial sediment </w:t>
      </w:r>
      <w:r w:rsidR="006049A8">
        <w:fldChar w:fldCharType="begin" w:fldLock="1"/>
      </w:r>
      <w:r w:rsidR="00504066">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"(Draut et al., 2009; Storlazzi et al., 2009)" }, "properties" : { "noteIndex" : 0 }, "schema" : "https://github.com/citation-style-language/schema/raw/master/csl-citation.json" }</w:instrText>
      </w:r>
      <w:r w:rsidR="006049A8">
        <w:fldChar w:fldCharType="separate"/>
      </w:r>
      <w:r w:rsidR="00242865" w:rsidRPr="00242865">
        <w:rPr>
          <w:noProof/>
        </w:rPr>
        <w:t>(Draut et al., 2009; Storlazzi et al., 2009)</w:t>
      </w:r>
      <w:r w:rsidR="006049A8">
        <w:fldChar w:fldCharType="end"/>
      </w:r>
      <w:r>
        <w:t xml:space="preserve">. </w:t>
      </w:r>
      <w:r w:rsidR="008B224B">
        <w:t>Converse</w:t>
      </w:r>
      <w:r>
        <w:t xml:space="preserve">ly, </w:t>
      </w:r>
      <w:r w:rsidR="00E6590D">
        <w:t>seaso</w:t>
      </w:r>
      <w:r>
        <w:t>nal wind and wave pat</w:t>
      </w:r>
      <w:r w:rsidR="008B224B">
        <w:t>terns can</w:t>
      </w:r>
      <w:r w:rsidR="00E6590D">
        <w:t xml:space="preserve"> be coupled with sediment discharge or resuspension to</w:t>
      </w:r>
      <w:r w:rsidR="008B224B">
        <w:t xml:space="preserve"> decrease sediment deposition</w:t>
      </w:r>
      <w:r w:rsidR="00332836">
        <w:t xml:space="preserve"> and residence times</w:t>
      </w:r>
      <w:r>
        <w:t xml:space="preserve"> </w:t>
      </w:r>
      <w:r w:rsidR="006049A8">
        <w:fldChar w:fldCharType="begin" w:fldLock="1"/>
      </w:r>
      <w:r w:rsidR="00504066">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"(Hoitink and Hoekstra, 2003; Muzuka et al., 2010)" }, "properties" : { "noteIndex" : 0 }, "schema" : "https://github.com/citation-style-language/schema/raw/master/csl-citation.json" }</w:instrText>
      </w:r>
      <w:r w:rsidR="006049A8">
        <w:fldChar w:fldCharType="separate"/>
      </w:r>
      <w:r w:rsidR="008B224B" w:rsidRPr="008B224B">
        <w:rPr>
          <w:noProof/>
        </w:rPr>
        <w:t>(Hoitink and Hoekstra, 2003; Muzuka et al., 2010)</w:t>
      </w:r>
      <w:r w:rsidR="006049A8">
        <w:fldChar w:fldCharType="end"/>
      </w:r>
      <w:r w:rsidRPr="00703BBA">
        <w:t xml:space="preserve">. </w:t>
      </w:r>
      <w:r w:rsidR="00152859">
        <w:t>Some studies correlate long term</w:t>
      </w:r>
      <w:r w:rsidR="0004049C">
        <w:t xml:space="preserve"> sediment</w:t>
      </w:r>
      <w:r w:rsidR="00152859">
        <w:t xml:space="preserve"> accumulation with increased sediment sup</w:t>
      </w:r>
      <w:r w:rsidR="0004049C">
        <w:t>ply, and by extension decreased</w:t>
      </w:r>
      <w:r w:rsidR="00152859">
        <w:t xml:space="preserve"> coral health </w:t>
      </w:r>
      <w:r w:rsidR="006049A8">
        <w:fldChar w:fldCharType="begin" w:fldLock="1"/>
      </w:r>
      <w:r w:rsidR="00504066">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sidR="006049A8">
        <w:fldChar w:fldCharType="separate"/>
      </w:r>
      <w:r w:rsidR="00152859" w:rsidRPr="00F608EC">
        <w:rPr>
          <w:noProof/>
        </w:rPr>
        <w:t>(Ryan et al., 2008)</w:t>
      </w:r>
      <w:r w:rsidR="006049A8">
        <w:fldChar w:fldCharType="end"/>
      </w:r>
      <w:r w:rsidR="00152859">
        <w:t xml:space="preserve">, but there is strong evidence of hydrodynamics </w:t>
      </w:r>
      <w:r w:rsidR="00A23364">
        <w:t xml:space="preserve">often </w:t>
      </w:r>
      <w:r w:rsidR="00152859">
        <w:t>preventing deposition or signifi</w:t>
      </w:r>
      <w:r w:rsidR="00242865">
        <w:t>cantly controlling resuspension,</w:t>
      </w:r>
      <w:r w:rsidR="00152859">
        <w:t xml:space="preserve"> and resuspension causing significant coral stress</w:t>
      </w:r>
      <w:r w:rsidR="00242865">
        <w:t xml:space="preserve"> </w:t>
      </w:r>
      <w:r w:rsidR="006049A8">
        <w:fldChar w:fldCharType="begin" w:fldLock="1"/>
      </w:r>
      <w:r w:rsidR="00504066">
        <w:instrText>ADDIN CSL_CITATION { "citationItems" : [ { "id" : "ITEM-1",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"previouslyFormattedCitation" : "(Ogston et al., 2004)" }, "properties" : { "noteIndex" : 0 }, "schema" : "https://github.com/citation-style-language/schema/raw/master/csl-citation.json" }</w:instrText>
      </w:r>
      <w:r w:rsidR="006049A8">
        <w:fldChar w:fldCharType="separate"/>
      </w:r>
      <w:r w:rsidR="00242865" w:rsidRPr="00242865">
        <w:rPr>
          <w:noProof/>
        </w:rPr>
        <w:t>(Ogston et al., 2004)</w:t>
      </w:r>
      <w:r w:rsidR="006049A8">
        <w:fldChar w:fldCharType="end"/>
      </w:r>
      <w:r w:rsidR="00E6590D">
        <w:t>.</w:t>
      </w:r>
      <w:r w:rsidR="00E6590D" w:rsidRPr="00E6590D">
        <w:t xml:space="preserve"> </w:t>
      </w:r>
      <w:commentRangeEnd w:id="6"/>
      <w:r w:rsidR="002D5620">
        <w:rPr>
          <w:rStyle w:val="CommentReference"/>
        </w:rPr>
        <w:commentReference w:id="6"/>
      </w:r>
    </w:p>
    <w:p w14:paraId="1695624A" w14:textId="77777777" w:rsidR="00A83D6B" w:rsidRPr="00D45030" w:rsidRDefault="00A83D6B" w:rsidP="00A83D6B">
      <w:pPr>
        <w:rPr>
          <w:b/>
        </w:rPr>
      </w:pPr>
      <w:r>
        <w:rPr>
          <w:b/>
        </w:rPr>
        <w:t>Measuring sediment accumulation on the reef</w:t>
      </w:r>
    </w:p>
    <w:p w14:paraId="7BE85D63" w14:textId="77777777" w:rsidR="002D6348" w:rsidRPr="002D6348" w:rsidRDefault="00E34D3A" w:rsidP="000B330A">
      <w:pPr>
        <w:ind w:firstLine="720"/>
      </w:pPr>
      <w:r>
        <w:t xml:space="preserve">Many researchers and environmental managers are interested in determining the location and </w:t>
      </w:r>
      <w:r w:rsidR="004867E7">
        <w:t xml:space="preserve">severity of </w:t>
      </w:r>
      <w:r>
        <w:t xml:space="preserve">terrigenous sediment </w:t>
      </w:r>
      <w:r w:rsidR="004867E7">
        <w:t xml:space="preserve">impacts on </w:t>
      </w:r>
      <w:r>
        <w:t>coral health</w:t>
      </w:r>
      <w:r w:rsidR="00A83D6B">
        <w:t xml:space="preserve">, but developing an ecologically meaningful measure of sediment </w:t>
      </w:r>
      <w:r w:rsidR="002C316A">
        <w:t>impact</w:t>
      </w:r>
      <w:r w:rsidR="00242865">
        <w:t xml:space="preserve"> has proven</w:t>
      </w:r>
      <w:r w:rsidR="00A83D6B">
        <w:t xml:space="preserve"> difficult</w:t>
      </w:r>
      <w:r>
        <w:t xml:space="preserve">. </w:t>
      </w:r>
      <w:r w:rsidR="008364A0">
        <w:t>Much research has focused on correlating coral health metrics like percent coral cover with sediment metrics like turbidity in the water column</w:t>
      </w:r>
      <w:r w:rsidR="003C3570">
        <w:t xml:space="preserve"> </w:t>
      </w:r>
      <w:r w:rsidR="006049A8">
        <w:fldChar w:fldCharType="begin" w:fldLock="1"/>
      </w:r>
      <w:r w:rsidR="00504066">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"mendeley" : { "previouslyFormattedCitation" : "(Fabricius et al., 2012)" }, "properties" : { "noteIndex" : 0 }, "schema" : "https://github.com/citation-style-language/schema/raw/master/csl-citation.json" }</w:instrText>
      </w:r>
      <w:r w:rsidR="006049A8">
        <w:fldChar w:fldCharType="separate"/>
      </w:r>
      <w:r w:rsidR="003C3570" w:rsidRPr="003C3570">
        <w:rPr>
          <w:noProof/>
        </w:rPr>
        <w:t>(Fabricius et al., 2012)</w:t>
      </w:r>
      <w:r w:rsidR="006049A8">
        <w:fldChar w:fldCharType="end"/>
      </w:r>
      <w:r w:rsidR="008364A0">
        <w:t xml:space="preserve"> or sediment accumulation</w:t>
      </w:r>
      <w:r w:rsidR="00242865">
        <w:t xml:space="preserve"> on the reef or in traps</w:t>
      </w:r>
      <w:r w:rsidR="008364A0">
        <w:t xml:space="preserve"> (measured as mass per area per time)</w:t>
      </w:r>
      <w:r w:rsidR="006049A8">
        <w:fldChar w:fldCharType="begin" w:fldLock="1"/>
      </w:r>
      <w:r w:rsidR="00504066">
        <w:instrText>ADDIN CSL_CITATION { "citationItems" : [ { "id" : "ITEM-1",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"ITEM-1",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"(Muzuka et al., 2010; Presto et al., 2006)" }, "properties" : { "noteIndex" : 0 }, "schema" : "https://github.com/citation-style-language/schema/raw/master/csl-citation.json" }</w:instrText>
      </w:r>
      <w:r w:rsidR="006049A8">
        <w:fldChar w:fldCharType="separate"/>
      </w:r>
      <w:r w:rsidR="008245E9" w:rsidRPr="008245E9">
        <w:rPr>
          <w:noProof/>
        </w:rPr>
        <w:t>(</w:t>
      </w:r>
      <w:proofErr w:type="spellStart"/>
      <w:r w:rsidR="008245E9" w:rsidRPr="008245E9">
        <w:rPr>
          <w:noProof/>
        </w:rPr>
        <w:t>Muzuka</w:t>
      </w:r>
      <w:proofErr w:type="spellEnd"/>
      <w:r w:rsidR="008245E9" w:rsidRPr="008245E9">
        <w:rPr>
          <w:noProof/>
        </w:rPr>
        <w:t xml:space="preserve"> et al., 2010; Presto et al., 2006)</w:t>
      </w:r>
      <w:r w:rsidR="006049A8">
        <w:fldChar w:fldCharType="end"/>
      </w:r>
      <w:r w:rsidR="008364A0">
        <w:t xml:space="preserve">. </w:t>
      </w:r>
      <w:commentRangeStart w:id="7"/>
      <w:r w:rsidR="002C316A">
        <w:t>Deploying tube</w:t>
      </w:r>
      <w:r w:rsidR="00A77B87">
        <w:t xml:space="preserve"> traps</w:t>
      </w:r>
      <w:r w:rsidR="002C316A">
        <w:t xml:space="preserve"> is</w:t>
      </w:r>
      <w:r w:rsidR="00A77B87">
        <w:t xml:space="preserve"> the most common method for measuring sediment accumulation in shallow coral reef environments, and collected sediment can be analyzed for composition to determine the terrigenous fraction </w:t>
      </w:r>
      <w:commentRangeEnd w:id="7"/>
      <w:r w:rsidR="002D5620">
        <w:rPr>
          <w:rStyle w:val="CommentReference"/>
        </w:rPr>
        <w:commentReference w:id="7"/>
      </w:r>
      <w:commentRangeStart w:id="8"/>
      <w:commentRangeStart w:id="9"/>
      <w:r w:rsidR="006049A8">
        <w:fldChar w:fldCharType="begin" w:fldLock="1"/>
      </w:r>
      <w:r w:rsidR="00504066">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"id" : "ITEM-3", "itemData" : { "author" : [ { "dropping-particle" : "", "family" : "Gardner", "given" : "Wilford D.", "non-dropping-particle" : "", "parse-names" : false, "suffix" : "" } ], "container-title" : "Journal of Marine Research", "id" : "ITEM-3", "issue" : "1", "issued" : { "date-parts" : [ [ "1980" ] ] }, "page" : "41-52", "title" : "Field assessment of sediment traps", "type" : "article-journal", "volume" : "38" }, "uris" : [ "http://www.mendeley.com/documents/?uuid=851f7464-b9b4-45cf-a839-240322b0e2e9" ] }, { "id" : "ITEM-4",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"ITEM-4",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"(Gardner, 1980; Storlazzi et al., 2011; Takesue et al., 2009; White, 1990)" }, "properties" : { "noteIndex" : 0 }, "schema" : "https://github.com/citation-style-language/schema/raw/master/csl-citation.json" }</w:instrText>
      </w:r>
      <w:r w:rsidR="006049A8">
        <w:fldChar w:fldCharType="separate"/>
      </w:r>
      <w:r w:rsidR="00A77B87" w:rsidRPr="00B93519">
        <w:rPr>
          <w:noProof/>
        </w:rPr>
        <w:t>(Gardner, 1980; Storlazzi et al., 2011; Takesue et al., 2009; White, 1990)</w:t>
      </w:r>
      <w:r w:rsidR="006049A8">
        <w:fldChar w:fldCharType="end"/>
      </w:r>
      <w:commentRangeEnd w:id="8"/>
      <w:r w:rsidR="00A23364">
        <w:rPr>
          <w:rStyle w:val="CommentReference"/>
          <w:vanish/>
        </w:rPr>
        <w:commentReference w:id="8"/>
      </w:r>
      <w:commentRangeEnd w:id="9"/>
      <w:r w:rsidR="004B0DDB">
        <w:rPr>
          <w:rStyle w:val="CommentReference"/>
        </w:rPr>
        <w:commentReference w:id="9"/>
      </w:r>
      <w:r w:rsidR="00A77B87">
        <w:t xml:space="preserve">. </w:t>
      </w:r>
      <w:r w:rsidR="004B0DDB">
        <w:t>Despite methodological differences</w:t>
      </w:r>
      <w:r w:rsidR="008D11B8" w:rsidRPr="004867E7">
        <w:t xml:space="preserve"> </w:t>
      </w:r>
      <w:commentRangeStart w:id="10"/>
      <w:commentRangeStart w:id="11"/>
      <w:del w:id="12" w:author="Alex Messina" w:date="2014-07-03T10:36:00Z">
        <w:r w:rsidR="008D11B8" w:rsidRPr="004867E7" w:rsidDel="004B0DDB">
          <w:delText>disagreements</w:delText>
        </w:r>
        <w:commentRangeEnd w:id="10"/>
        <w:r w:rsidR="00A23364" w:rsidDel="004B0DDB">
          <w:rPr>
            <w:rStyle w:val="CommentReference"/>
            <w:vanish/>
          </w:rPr>
          <w:commentReference w:id="10"/>
        </w:r>
        <w:commentRangeEnd w:id="11"/>
        <w:r w:rsidR="004B0DDB" w:rsidDel="004B0DDB">
          <w:rPr>
            <w:rStyle w:val="CommentReference"/>
          </w:rPr>
          <w:commentReference w:id="11"/>
        </w:r>
        <w:r w:rsidR="008D11B8" w:rsidRPr="004867E7" w:rsidDel="004B0DDB">
          <w:delText xml:space="preserve"> </w:delText>
        </w:r>
      </w:del>
      <w:r w:rsidR="004B0DDB">
        <w:t xml:space="preserve">in the </w:t>
      </w:r>
      <w:r w:rsidR="00E360D2" w:rsidRPr="004867E7">
        <w:t>co</w:t>
      </w:r>
      <w:r w:rsidR="004867E7">
        <w:t>llection and</w:t>
      </w:r>
      <w:r w:rsidR="008D11B8" w:rsidRPr="004867E7">
        <w:t xml:space="preserve"> interpretation of these da</w:t>
      </w:r>
      <w:r w:rsidR="004A6DBF" w:rsidRPr="004867E7">
        <w:t>ta</w:t>
      </w:r>
      <w:r w:rsidR="00A77B87">
        <w:t xml:space="preserve"> </w:t>
      </w:r>
      <w:r w:rsidR="006049A8">
        <w:fldChar w:fldCharType="begin" w:fldLock="1"/>
      </w:r>
      <w:r w:rsidR="00504066">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sidR="006049A8">
        <w:fldChar w:fldCharType="separate"/>
      </w:r>
      <w:r w:rsidR="00A77B87" w:rsidRPr="00A77B87">
        <w:rPr>
          <w:noProof/>
        </w:rPr>
        <w:t>(Storlazzi et al., 2011)</w:t>
      </w:r>
      <w:r w:rsidR="006049A8">
        <w:fldChar w:fldCharType="end"/>
      </w:r>
      <w:r w:rsidR="004A6DBF" w:rsidRPr="004867E7">
        <w:t xml:space="preserve">, it is difficult to determine </w:t>
      </w:r>
      <w:r w:rsidR="00E360D2" w:rsidRPr="004867E7">
        <w:t>if these are ecologically meaningful indicators of coral stress</w:t>
      </w:r>
      <w:r w:rsidR="004A6DBF" w:rsidRPr="004867E7">
        <w:t>. Indeed some co</w:t>
      </w:r>
      <w:r w:rsidR="00723784" w:rsidRPr="004867E7">
        <w:t>rals are well-adapted to turbid</w:t>
      </w:r>
      <w:r w:rsidR="004A6DBF" w:rsidRPr="004867E7">
        <w:t xml:space="preserve"> conditions</w:t>
      </w:r>
      <w:r w:rsidR="00723784" w:rsidRPr="004867E7">
        <w:t xml:space="preserve"> </w:t>
      </w:r>
      <w:r w:rsidR="006049A8">
        <w:fldChar w:fldCharType="begin" w:fldLock="1"/>
      </w:r>
      <w:r w:rsidR="00504066">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"mendeley" : { "previouslyFormattedCitation" : "(Perry et al., 2012)" }, "properties" : { "noteIndex" : 0 }, "schema" : "https://github.com/citation-style-language/schema/raw/master/csl-citation.json" }</w:instrText>
      </w:r>
      <w:r w:rsidR="006049A8">
        <w:fldChar w:fldCharType="separate"/>
      </w:r>
      <w:r w:rsidR="004867E7" w:rsidRPr="004867E7">
        <w:rPr>
          <w:noProof/>
        </w:rPr>
        <w:t>(Perry et al., 2012)</w:t>
      </w:r>
      <w:r w:rsidR="006049A8">
        <w:fldChar w:fldCharType="end"/>
      </w:r>
      <w:r w:rsidR="00A77B87">
        <w:t>,</w:t>
      </w:r>
      <w:r w:rsidR="004867E7">
        <w:t xml:space="preserve"> </w:t>
      </w:r>
      <w:r w:rsidR="00723784" w:rsidRPr="004867E7">
        <w:t>and deposited sediment can be</w:t>
      </w:r>
      <w:r w:rsidR="004A6DBF" w:rsidRPr="004867E7">
        <w:t xml:space="preserve"> removed actively by the coral itself, or passively by wave action, before it is lethal.</w:t>
      </w:r>
      <w:r w:rsidR="00E360D2" w:rsidRPr="004867E7">
        <w:t xml:space="preserve"> </w:t>
      </w:r>
      <w:r w:rsidR="001F4BCB" w:rsidRPr="004867E7">
        <w:t>The stress on the coral organism increases linearly with the</w:t>
      </w:r>
      <w:r w:rsidR="00E11D24">
        <w:t xml:space="preserve"> deposition</w:t>
      </w:r>
      <w:r w:rsidR="001F4BCB" w:rsidRPr="004867E7">
        <w:t xml:space="preserve"> amount and the duration of exposure </w:t>
      </w:r>
      <w:r w:rsidR="006049A8" w:rsidRPr="004867E7">
        <w:fldChar w:fldCharType="begin" w:fldLock="1"/>
      </w:r>
      <w:r w:rsidR="00504066">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006049A8" w:rsidRPr="004867E7">
        <w:fldChar w:fldCharType="separate"/>
      </w:r>
      <w:r w:rsidR="004867E7" w:rsidRPr="004867E7">
        <w:rPr>
          <w:noProof/>
        </w:rPr>
        <w:t>(Fabricius, 2005)</w:t>
      </w:r>
      <w:r w:rsidR="006049A8" w:rsidRPr="004867E7">
        <w:fldChar w:fldCharType="end"/>
      </w:r>
      <w:r w:rsidR="00E11D24">
        <w:t xml:space="preserve"> but t</w:t>
      </w:r>
      <w:r w:rsidR="006924C1">
        <w:t xml:space="preserve">ube traps do not allow for sediment resuspension, </w:t>
      </w:r>
      <w:r w:rsidR="00A23364">
        <w:t>making it impossible to evaluate the</w:t>
      </w:r>
      <w:r w:rsidR="006924C1">
        <w:t xml:space="preserve"> residence time of deposited sediment </w:t>
      </w:r>
      <w:r w:rsidR="006049A8">
        <w:fldChar w:fldCharType="begin" w:fldLock="1"/>
      </w:r>
      <w:r w:rsidR="00504066">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sidR="006049A8">
        <w:fldChar w:fldCharType="separate"/>
      </w:r>
      <w:r w:rsidR="006924C1" w:rsidRPr="002C316A">
        <w:rPr>
          <w:noProof/>
        </w:rPr>
        <w:t>(Storlazzi et al., 2011)</w:t>
      </w:r>
      <w:r w:rsidR="006049A8">
        <w:fldChar w:fldCharType="end"/>
      </w:r>
      <w:r w:rsidR="00E11D24">
        <w:t xml:space="preserve">. </w:t>
      </w:r>
      <w:r w:rsidR="006049A8">
        <w:rPr>
          <w:rFonts w:ascii="Calibri" w:hAnsi="Calibri"/>
          <w:color w:val="000000"/>
        </w:rPr>
        <w:fldChar w:fldCharType="begin" w:fldLock="1"/>
      </w:r>
      <w:r w:rsidR="00504066">
        <w:rPr>
          <w:rFonts w:ascii="Calibri" w:hAnsi="Calibri"/>
          <w:color w:val="000000"/>
        </w:rP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sidR="006049A8">
        <w:rPr>
          <w:rFonts w:ascii="Calibri" w:hAnsi="Calibri"/>
          <w:color w:val="000000"/>
        </w:rPr>
        <w:fldChar w:fldCharType="separate"/>
      </w:r>
      <w:r w:rsidR="00E11D24" w:rsidRPr="00B93519">
        <w:rPr>
          <w:rFonts w:ascii="Calibri" w:hAnsi="Calibri"/>
          <w:noProof/>
          <w:color w:val="000000"/>
        </w:rPr>
        <w:t>Field et al</w:t>
      </w:r>
      <w:r w:rsidR="00E11D24">
        <w:rPr>
          <w:rFonts w:ascii="Calibri" w:hAnsi="Calibri"/>
          <w:noProof/>
          <w:color w:val="000000"/>
        </w:rPr>
        <w:t>. (</w:t>
      </w:r>
      <w:r w:rsidR="00E11D24" w:rsidRPr="00B93519">
        <w:rPr>
          <w:rFonts w:ascii="Calibri" w:hAnsi="Calibri"/>
          <w:noProof/>
          <w:color w:val="000000"/>
        </w:rPr>
        <w:t>2012)</w:t>
      </w:r>
      <w:r w:rsidR="006049A8">
        <w:rPr>
          <w:rFonts w:ascii="Calibri" w:hAnsi="Calibri"/>
          <w:color w:val="000000"/>
        </w:rPr>
        <w:fldChar w:fldCharType="end"/>
      </w:r>
      <w:r w:rsidR="00E11D24">
        <w:rPr>
          <w:rFonts w:ascii="Calibri" w:hAnsi="Calibri"/>
          <w:color w:val="000000"/>
        </w:rPr>
        <w:t xml:space="preserve"> proposed the use of “SedPods” where sediment accumulation is measured on a flat surface, allowing resuspension, but s</w:t>
      </w:r>
      <w:r w:rsidR="00E11D24">
        <w:t>ediment tube traps are still widely used. Tube traps have</w:t>
      </w:r>
      <w:r w:rsidR="006924C1">
        <w:t xml:space="preserve"> been used to determine critical thresholds for coral stress</w:t>
      </w:r>
      <w:r w:rsidR="00E11D24">
        <w:t xml:space="preserve">, and although these thresholds </w:t>
      </w:r>
      <w:r w:rsidR="00A77B87">
        <w:t>vary by coral species and environmental setting</w:t>
      </w:r>
      <w:r w:rsidR="00E11D24">
        <w:t>, they give a relative measure of coral stress and can be compared among sites</w:t>
      </w:r>
      <w:r w:rsidR="00A77B87">
        <w:t xml:space="preserve">. </w:t>
      </w:r>
      <w:r w:rsidR="007616A7" w:rsidRPr="004867E7">
        <w:t xml:space="preserve">While the complex interaction of sediment composition, hydrodynamics, and coral physiology are important, basic questions about </w:t>
      </w:r>
      <w:r w:rsidR="00A77B87">
        <w:t xml:space="preserve">location and controls on </w:t>
      </w:r>
      <w:r w:rsidR="007616A7" w:rsidRPr="004867E7">
        <w:t xml:space="preserve">net </w:t>
      </w:r>
      <w:r w:rsidR="00A77B87">
        <w:t xml:space="preserve">terrigenous </w:t>
      </w:r>
      <w:r w:rsidR="007616A7" w:rsidRPr="004867E7">
        <w:t>sedimentation rates</w:t>
      </w:r>
      <w:r w:rsidR="00A77B87">
        <w:t xml:space="preserve"> are unknown at the study site in</w:t>
      </w:r>
      <w:r w:rsidR="007616A7" w:rsidRPr="004867E7">
        <w:t xml:space="preserve"> American Samoa, and are the focus of this research. </w:t>
      </w:r>
    </w:p>
    <w:p w14:paraId="1C539B20" w14:textId="77777777" w:rsidR="003E76C8" w:rsidRPr="002D6348" w:rsidRDefault="003E76C8" w:rsidP="005D725B">
      <w:pPr>
        <w:rPr>
          <w:b/>
        </w:rPr>
      </w:pPr>
      <w:r w:rsidRPr="002D6348">
        <w:rPr>
          <w:b/>
        </w:rPr>
        <w:t>Intellectual merit</w:t>
      </w:r>
    </w:p>
    <w:p w14:paraId="4E72CD5A" w14:textId="77777777" w:rsidR="00027F6A" w:rsidRDefault="00FB1700" w:rsidP="00FB1700">
      <w:pPr>
        <w:ind w:firstLine="576"/>
      </w:pPr>
      <w:r>
        <w:t xml:space="preserve">Many studies have measured sediment deposition on corals but few have developed an integrated understanding of the temporal interaction of flood-supplied sediment, water circulation patterns, and the resulting deposition on corals. The few studies that have integrated terrestrial and marine sediment dynamics  were limited by a small number of flood events due to limited number of flood events in drier areas </w:t>
      </w:r>
      <w:commentRangeStart w:id="13"/>
      <w:r w:rsidR="006049A8">
        <w:fldChar w:fldCharType="begin" w:fldLock="1"/>
      </w:r>
      <w:r w:rsidR="00504066">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"ITEM-3", "itemData" : { "DOI" : "10.1007/s00338-004-0415-9", "ISSN" : "0722-4028", "author"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"dropping-particle" : "", "family" : "Presto", "given" : "M.K.", "non-dropping-particle" : "", "parse-names" : false, "suffix" : "" } ], "container-title" : "Coral Reefs", "id" : "ITEM-3", "issued" : { "date-parts" : [ [ "2004", "7", "30" ] ] }, "page" : "559-569", "title" : "Sediment resuspension and transport patterns on a fringing reef flat, Molokai, Hawaii", "type" : "article-journal" }, "uris" : [ "http://www.mendeley.com/documents/?uuid=9943cdc5-a018-4793-be66-7f3f7619aea9" ] } ], "mendeley" : { "previouslyFormattedCitation" : "(Draut et al., 2009; Ogston et al., 2004; Storlazzi et al., 2009)" }, "properties" : { "noteIndex" : 0 }, "schema" : "https://github.com/citation-style-language/schema/raw/master/csl-citation.json" }</w:instrText>
      </w:r>
      <w:r w:rsidR="006049A8">
        <w:fldChar w:fldCharType="separate"/>
      </w:r>
      <w:r w:rsidRPr="00406C2A">
        <w:rPr>
          <w:noProof/>
        </w:rPr>
        <w:t>(Draut et al., 2009; Ogston et al., 2004; Storlazzi et al., 2009)</w:t>
      </w:r>
      <w:r w:rsidR="006049A8">
        <w:fldChar w:fldCharType="end"/>
      </w:r>
      <w:commentRangeEnd w:id="13"/>
      <w:r w:rsidR="004C6303">
        <w:rPr>
          <w:rStyle w:val="CommentReference"/>
          <w:vanish/>
        </w:rPr>
        <w:commentReference w:id="13"/>
      </w:r>
      <w:r>
        <w:t xml:space="preserve"> or limited deployment times </w:t>
      </w:r>
      <w:r w:rsidR="006049A8">
        <w:fldChar w:fldCharType="begin" w:fldLock="1"/>
      </w:r>
      <w:r w:rsidR="00504066">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"id" : "ITEM-2",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"ITEM-2",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"(Wolanski et al., 2005, 2003)" }, "properties" : { "noteIndex" : 0 }, "schema" : "https://github.com/citation-style-language/schema/raw/master/csl-citation.json" }</w:instrText>
      </w:r>
      <w:r w:rsidR="006049A8">
        <w:fldChar w:fldCharType="separate"/>
      </w:r>
      <w:r w:rsidRPr="00332836">
        <w:rPr>
          <w:noProof/>
        </w:rPr>
        <w:t>(Wolanski et al., 2005, 2003)</w:t>
      </w:r>
      <w:r w:rsidR="006049A8">
        <w:fldChar w:fldCharType="end"/>
      </w:r>
      <w:r>
        <w:t xml:space="preserve">. Other studies have focused on only the tropical wet season when deposition is highest, and neglected investigating the important dynamics of </w:t>
      </w:r>
      <w:r w:rsidR="00DC5A3D">
        <w:t xml:space="preserve">potential </w:t>
      </w:r>
      <w:r>
        <w:t xml:space="preserve">sediment removal and flushing during the dry season </w:t>
      </w:r>
      <w:r w:rsidR="006049A8">
        <w:fldChar w:fldCharType="begin" w:fldLock="1"/>
      </w:r>
      <w:r w:rsidR="00504066">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Victor et al., 2006)" }, "properties" : { "noteIndex" : 0 }, "schema" : "https://github.com/citation-style-language/schema/raw/master/csl-citation.json" }</w:instrText>
      </w:r>
      <w:r w:rsidR="006049A8">
        <w:fldChar w:fldCharType="separate"/>
      </w:r>
      <w:r w:rsidRPr="00C9520D">
        <w:rPr>
          <w:noProof/>
        </w:rPr>
        <w:t>(Muzuka et al., 2010; Victor et al., 2006)</w:t>
      </w:r>
      <w:r w:rsidR="006049A8">
        <w:fldChar w:fldCharType="end"/>
      </w:r>
      <w:r>
        <w:t>.</w:t>
      </w:r>
    </w:p>
    <w:p w14:paraId="253CCE6A" w14:textId="77777777" w:rsidR="000B330A" w:rsidRDefault="0011418C" w:rsidP="000B330A">
      <w:pPr>
        <w:ind w:firstLine="576"/>
        <w:rPr>
          <w:b/>
        </w:rPr>
      </w:pPr>
      <w:r>
        <w:lastRenderedPageBreak/>
        <w:t xml:space="preserve">The study will have important management applications, since detection of the efficacy of various efforts to mitigate sediment supply may be complicated by </w:t>
      </w:r>
      <w:r w:rsidR="000B330A">
        <w:t>variable</w:t>
      </w:r>
      <w:r>
        <w:t xml:space="preserve"> hydrodynamic conditions.  This study will provide a framework for controlling for hydrodynamic effects that will allow quantification of the impacts of ongoing sediment mitigation efforts.</w:t>
      </w:r>
      <w:r w:rsidR="000B330A" w:rsidRPr="000B330A">
        <w:rPr>
          <w:b/>
        </w:rPr>
        <w:t xml:space="preserve"> </w:t>
      </w:r>
    </w:p>
    <w:p w14:paraId="28C76E62" w14:textId="77777777" w:rsidR="000B330A" w:rsidRPr="002D6348" w:rsidRDefault="000B330A" w:rsidP="000B330A">
      <w:pPr>
        <w:rPr>
          <w:b/>
        </w:rPr>
      </w:pPr>
      <w:r w:rsidRPr="002D6348">
        <w:rPr>
          <w:b/>
        </w:rPr>
        <w:t>Modeling monthly mean sedimentation</w:t>
      </w:r>
    </w:p>
    <w:p w14:paraId="05E27016" w14:textId="77777777" w:rsidR="0011418C" w:rsidRDefault="000B330A" w:rsidP="000B330A">
      <w:pPr>
        <w:pStyle w:val="ListParagraph"/>
        <w:ind w:left="0" w:firstLine="576"/>
      </w:pPr>
      <w:r>
        <w:t xml:space="preserve">Interpretation of any change in sediment accumulation rates following mitigation activities requires a conceptual and mathematical model of the dominant circulation conditions that control sedimentation on the reef. The modeling approach is similar to other efforts that have attempted to limit the complexity of the modeling approach, but still account for the impact of ocean conditions on sedimentation </w:t>
      </w:r>
      <w:r w:rsidR="006049A8">
        <w:fldChar w:fldCharType="begin"/>
      </w:r>
      <w:r>
        <w:instrText xml:space="preserve"> ADDIN EN.CITE &lt;EndNote&gt;&lt;Cite&gt;&lt;Author&gt;Fabricius&lt;/Author&gt;&lt;Year&gt;2012&lt;/Year&gt;&lt;RecNum&gt;127&lt;/RecNum&gt;&lt;DisplayText&gt;(Fabricius et al. 2012)&lt;/DisplayText&gt;&lt;record&gt;&lt;rec-number&gt;127&lt;/rec-number&gt;&lt;foreign-keys&gt;&lt;key app="EN" db-id="9rz0sxsf5wzadbeat27vewpbwtea5drfdesw"&gt;127&lt;/key&gt;&lt;/foreign-keys&gt;&lt;ref-type name="Journal Article"&gt;17&lt;/ref-type&gt;&lt;contributors&gt;&lt;authors&gt;&lt;author&gt;Fabricius, K.E.&lt;/author&gt;&lt;author&gt;De’ath, G.&lt;/author&gt;&lt;author&gt;Humphrey, C.&lt;/author&gt;&lt;author&gt;Zagorskis, I.&lt;/author&gt;&lt;author&gt;Schaffelke, B.&lt;/author&gt;&lt;/authors&gt;&lt;/contributors&gt;&lt;titles&gt;&lt;title&gt;Intra-annual variation in turbidity in response to terrestrial runoff on near-shore coral reefs of the Great Barrier Reef&lt;/title&gt;&lt;secondary-title&gt;Estuarine, Coastal and Shelf Science&lt;/secondary-title&gt;&lt;/titles&gt;&lt;periodical&gt;&lt;full-title&gt;Estuarine, Coastal and Shelf Science&lt;/full-title&gt;&lt;/periodical&gt;&lt;pages&gt;1-9&lt;/pages&gt;&lt;volume&gt;in press&lt;/volume&gt;&lt;dates&gt;&lt;year&gt;2012&lt;/year&gt;&lt;/dates&gt;&lt;isbn&gt;0272-7714&lt;/isbn&gt;&lt;urls&gt;&lt;/urls&gt;&lt;/record&gt;&lt;/Cite&gt;&lt;/EndNote&gt;</w:instrText>
      </w:r>
      <w:r w:rsidR="006049A8">
        <w:fldChar w:fldCharType="separate"/>
      </w:r>
      <w:r>
        <w:rPr>
          <w:noProof/>
        </w:rPr>
        <w:t>(</w:t>
      </w:r>
      <w:hyperlink w:anchor="_ENREF_4" w:tooltip="Fabricius, 2012 #127" w:history="1">
        <w:r>
          <w:rPr>
            <w:noProof/>
          </w:rPr>
          <w:t>Fabricius et al. 2012</w:t>
        </w:r>
      </w:hyperlink>
      <w:r>
        <w:rPr>
          <w:noProof/>
        </w:rPr>
        <w:t>)</w:t>
      </w:r>
      <w:r w:rsidR="006049A8">
        <w:fldChar w:fldCharType="end"/>
      </w:r>
      <w:r>
        <w:t>. The proposed model is a semi-empirical model using linear regressions and statistical methods to address the following research questions and test hypotheses about the influence of the dominant controls on sediment accumulation.</w:t>
      </w:r>
    </w:p>
    <w:p w14:paraId="5AF29E3C" w14:textId="77777777" w:rsidR="003E76C8" w:rsidRDefault="003E76C8" w:rsidP="003E76C8">
      <w:pPr>
        <w:pStyle w:val="Heading2"/>
        <w:numPr>
          <w:ilvl w:val="0"/>
          <w:numId w:val="0"/>
        </w:numPr>
        <w:ind w:left="576" w:hanging="576"/>
        <w:jc w:val="both"/>
        <w:rPr>
          <w:rFonts w:asciiTheme="minorHAnsi" w:hAnsiTheme="minorHAnsi"/>
        </w:rPr>
      </w:pPr>
      <w:r w:rsidRPr="00703BBA">
        <w:rPr>
          <w:rFonts w:asciiTheme="minorHAnsi" w:hAnsiTheme="minorHAnsi"/>
        </w:rPr>
        <w:t>Research Questions</w:t>
      </w:r>
    </w:p>
    <w:p w14:paraId="28AD3E03" w14:textId="77777777" w:rsidR="003E76C8" w:rsidRPr="000937A9" w:rsidRDefault="003E76C8" w:rsidP="003E76C8">
      <w:r>
        <w:t>The research questions for this paper are:</w:t>
      </w:r>
    </w:p>
    <w:p w14:paraId="1930C73E" w14:textId="77777777" w:rsidR="003E76C8" w:rsidRDefault="003E76C8" w:rsidP="003E76C8">
      <w:pPr>
        <w:pStyle w:val="NoSpacing"/>
        <w:numPr>
          <w:ilvl w:val="0"/>
          <w:numId w:val="3"/>
        </w:numPr>
      </w:pPr>
      <w:r>
        <w:t>Temporal controls:</w:t>
      </w:r>
    </w:p>
    <w:p w14:paraId="7F585A4E" w14:textId="77777777" w:rsidR="003E76C8" w:rsidRDefault="003E76C8" w:rsidP="003E76C8">
      <w:pPr>
        <w:pStyle w:val="NoSpacing"/>
        <w:numPr>
          <w:ilvl w:val="1"/>
          <w:numId w:val="3"/>
        </w:numPr>
      </w:pPr>
      <w:r>
        <w:t>How do flood-supplied terrigenous sediment and hydrodynamic conditions interact to control</w:t>
      </w:r>
      <w:r w:rsidRPr="00703BBA">
        <w:t xml:space="preserve"> the </w:t>
      </w:r>
      <w:commentRangeStart w:id="14"/>
      <w:commentRangeStart w:id="15"/>
      <w:r w:rsidRPr="00703BBA">
        <w:t xml:space="preserve">gross and net </w:t>
      </w:r>
      <w:commentRangeEnd w:id="14"/>
      <w:r w:rsidRPr="00703BBA">
        <w:rPr>
          <w:rStyle w:val="CommentReference"/>
        </w:rPr>
        <w:commentReference w:id="14"/>
      </w:r>
      <w:commentRangeEnd w:id="15"/>
      <w:r w:rsidR="00F625BC">
        <w:rPr>
          <w:rStyle w:val="CommentReference"/>
        </w:rPr>
        <w:commentReference w:id="15"/>
      </w:r>
      <w:r>
        <w:t xml:space="preserve">rate of terrigenous sediment </w:t>
      </w:r>
      <w:r w:rsidRPr="00703BBA">
        <w:t>deposition at monthly time scales</w:t>
      </w:r>
      <w:r>
        <w:t xml:space="preserve"> at different locations</w:t>
      </w:r>
      <w:r w:rsidRPr="00703BBA">
        <w:t xml:space="preserve"> in </w:t>
      </w:r>
      <w:r>
        <w:t>a coral reef embayment</w:t>
      </w:r>
      <w:r w:rsidRPr="00703BBA">
        <w:t xml:space="preserve">? </w:t>
      </w:r>
    </w:p>
    <w:p w14:paraId="7B8D58CB" w14:textId="77777777" w:rsidR="003E76C8" w:rsidRDefault="003E76C8" w:rsidP="003E76C8">
      <w:pPr>
        <w:pStyle w:val="NoSpacing"/>
        <w:numPr>
          <w:ilvl w:val="1"/>
          <w:numId w:val="3"/>
        </w:numPr>
      </w:pPr>
      <w:r>
        <w:t xml:space="preserve">Is there a seasonal pattern of sediment deposition and removal, with sediment being deposited during </w:t>
      </w:r>
      <w:commentRangeStart w:id="16"/>
      <w:commentRangeStart w:id="17"/>
      <w:r>
        <w:t>the wet season when storms coincide with quiescent ocean conditions and removed during the dry season when storms coincide with active ocean conditions</w:t>
      </w:r>
      <w:commentRangeEnd w:id="16"/>
      <w:r w:rsidR="004C6303">
        <w:rPr>
          <w:rStyle w:val="CommentReference"/>
          <w:vanish/>
        </w:rPr>
        <w:commentReference w:id="16"/>
      </w:r>
      <w:commentRangeEnd w:id="17"/>
      <w:r w:rsidR="00504066">
        <w:rPr>
          <w:rStyle w:val="CommentReference"/>
        </w:rPr>
        <w:commentReference w:id="17"/>
      </w:r>
      <w:r>
        <w:t>?</w:t>
      </w:r>
      <w:r w:rsidRPr="00703BBA">
        <w:t xml:space="preserve"> </w:t>
      </w:r>
    </w:p>
    <w:p w14:paraId="78946AB0" w14:textId="77777777" w:rsidR="003E76C8" w:rsidRDefault="003E76C8" w:rsidP="003E76C8">
      <w:pPr>
        <w:pStyle w:val="NoSpacing"/>
        <w:numPr>
          <w:ilvl w:val="0"/>
          <w:numId w:val="3"/>
        </w:numPr>
      </w:pPr>
      <w:r>
        <w:t xml:space="preserve">Spatial controls: </w:t>
      </w:r>
    </w:p>
    <w:p w14:paraId="70CDE762" w14:textId="77777777" w:rsidR="003E76C8" w:rsidRDefault="003E76C8" w:rsidP="003E76C8">
      <w:pPr>
        <w:pStyle w:val="NoSpacing"/>
        <w:ind w:left="720"/>
      </w:pPr>
      <w:r>
        <w:t>What controls the spatial distribution of sediment deposition, and can it be predicted by the flow direction and velocity of water over the reef?</w:t>
      </w:r>
    </w:p>
    <w:p w14:paraId="263287C6" w14:textId="77777777" w:rsidR="003E76C8" w:rsidRDefault="003E76C8" w:rsidP="005D725B">
      <w:pPr>
        <w:pStyle w:val="NoSpacing"/>
        <w:ind w:left="720"/>
      </w:pPr>
    </w:p>
    <w:p w14:paraId="7B8F836E" w14:textId="77777777" w:rsidR="003E76C8" w:rsidRPr="005D725B" w:rsidRDefault="003E76C8" w:rsidP="005D725B">
      <w:pPr>
        <w:rPr>
          <w:b/>
        </w:rPr>
      </w:pPr>
      <w:r w:rsidRPr="005D725B">
        <w:rPr>
          <w:b/>
        </w:rPr>
        <w:t xml:space="preserve">Conceptual model </w:t>
      </w:r>
      <w:r>
        <w:rPr>
          <w:b/>
        </w:rPr>
        <w:t xml:space="preserve">and hypothesized </w:t>
      </w:r>
      <w:r w:rsidRPr="005D725B">
        <w:rPr>
          <w:b/>
        </w:rPr>
        <w:t>interaction</w:t>
      </w:r>
      <w:r w:rsidR="008B2C3B">
        <w:rPr>
          <w:b/>
        </w:rPr>
        <w:t>s</w:t>
      </w:r>
      <w:r w:rsidRPr="005D725B">
        <w:rPr>
          <w:b/>
        </w:rPr>
        <w:t xml:space="preserve"> of watershed and hydrodynamic processes</w:t>
      </w:r>
    </w:p>
    <w:p w14:paraId="4BB1FE42" w14:textId="77777777" w:rsidR="002D6348" w:rsidRDefault="002D6348" w:rsidP="002D6348">
      <w:pPr>
        <w:ind w:firstLine="576"/>
      </w:pPr>
      <w:r>
        <w:t>This research proposes to model monthly sediment accumulation as a function of watershed inputs and hydrodynamic conditions to test hypotheses about their tem</w:t>
      </w:r>
      <w:r w:rsidR="000B330A">
        <w:t>poral and spatial distributions:</w:t>
      </w:r>
    </w:p>
    <w:p w14:paraId="06740804" w14:textId="77777777" w:rsidR="00027F6A" w:rsidRDefault="008B2C3B" w:rsidP="007B05BD">
      <w:pPr>
        <w:ind w:firstLine="576"/>
      </w:pPr>
      <w:r>
        <w:t xml:space="preserve">Temporal:  </w:t>
      </w:r>
      <w:r w:rsidR="00027F6A">
        <w:t xml:space="preserve">In </w:t>
      </w:r>
      <w:r w:rsidR="003E76C8">
        <w:t>the study location (American Samoa)</w:t>
      </w:r>
      <w:r w:rsidR="00027F6A">
        <w:t xml:space="preserve">, the wet season (Nov-Apr) is associated with large sediment loads from the watershed, light or absent trade winds and relatively low wave heights, while the dry season (April-Oct) has lower sediment loading, stronger trade winds and larger swell heights. Several studies have found weak or no correlation between sediment trap collection and rainfall parameters </w:t>
      </w:r>
      <w:r w:rsidR="006049A8">
        <w:fldChar w:fldCharType="begin" w:fldLock="1"/>
      </w:r>
      <w:r w:rsidR="00504066">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"DOI" : "10.1016/j.marpolbul.2006.01.008", "ISSN" : "0025-326X", "PMID" : "16545399", "abstract" : "Sediment traps were used to evaluate the frequency, cause, and relative intensity of sediment mobility/resuspension along the fringing coral reef off southern Molokai (February 2000-May 2002). Two storms with high rainfall, floods, and exceptionally high waves resulted in sediment collection rates&gt;1000 times higher than during non-storm periods, primarily because of sediment resuspension by waves. Based on quantity and composition of trapped sediment, floods recharged the reef flat with land-derived sediment, but had a low potential for burying coral on the fore reef when accompanied by high waves. The trapped sediments have low concentrations of anthropogenic metals. The magnetic properties of trapped sediment may provide information about the sources of land-derived sediment reaching the fore reef. The high trapping rate and low sediment cover indicate that coral surfaces on the fore reef are exposed to transient resuspended sediment, and that the traps do not measure net sediment accumulation on the reef surface.", "author" : [ { "dropping-particle" : "", "family" : "Bothner", "given" : "Michael H.", "non-dropping-particle" : "", "parse-names" : false, "suffix" : "" }, { "dropping-particle" : "", "family" : "Reynolds", "given" : "Richard L.", "non-dropping-particle" : "", "parse-names" : false, "suffix" : "" }, { "dropping-particle" : "", "family" : "Casso", "given" : "Michael A.", "non-dropping-particle" : "", "parse-names" : false, "suffix" : "" }, { "dropping-particle" : "", "family" : "Storlazzi", "given" : "Curt D.", "non-dropping-particle" : "", "parse-names" : false, "suffix" : "" }, { "dropping-particle" : "", "family" : "Field", "given" : "Michael E.", "non-dropping-particle" : "", "parse-names" : false, "suffix" : "" } ], "container-title" : "Marine pollution bulletin", "id" : "ITEM-2", "issue" : "9", "issued" : { "date-parts" : [ [ "2006", "9" ] ] }, "page" : "1034-47", "title" : "Quantity, composition, and source of sediment collected in sediment traps along the fringing coral reef off Molokai, Hawaii.", "type" : "article-journal", "volume" : "52" }, "uris" : [ "http://www.mendeley.com/documents/?uuid=0dc48c07-24a1-4da5-95ad-c2a3f411e96b" ] } ], "mendeley" : { "previouslyFormattedCitation" : "(Bothner et al., 2006; Victor et al., 2006)" }, "properties" : { "noteIndex" : 0 }, "schema" : "https://github.com/citation-style-language/schema/raw/master/csl-citation.json" }</w:instrText>
      </w:r>
      <w:r w:rsidR="006049A8">
        <w:fldChar w:fldCharType="separate"/>
      </w:r>
      <w:r w:rsidR="00027F6A" w:rsidRPr="00BB448E">
        <w:rPr>
          <w:noProof/>
        </w:rPr>
        <w:t>(Bothner et al., 2006; Victor et al., 2006)</w:t>
      </w:r>
      <w:r w:rsidR="006049A8">
        <w:fldChar w:fldCharType="end"/>
      </w:r>
      <w:r w:rsidR="00027F6A">
        <w:t xml:space="preserve"> but it is well-known that sediment yield from small, mountainous watersheds can be poorly correlated with precipitation </w:t>
      </w:r>
      <w:r w:rsidR="006049A8">
        <w:fldChar w:fldCharType="begin" w:fldLock="1"/>
      </w:r>
      <w:r w:rsidR="00504066">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6049A8">
        <w:fldChar w:fldCharType="separate"/>
      </w:r>
      <w:r w:rsidR="00027F6A" w:rsidRPr="00BB448E">
        <w:rPr>
          <w:noProof/>
        </w:rPr>
        <w:t>(Duvert et al., 2012)</w:t>
      </w:r>
      <w:r w:rsidR="006049A8">
        <w:fldChar w:fldCharType="end"/>
      </w:r>
      <w:r w:rsidR="00027F6A">
        <w:t xml:space="preserve">. By correlating sediment trap collection </w:t>
      </w:r>
      <w:r w:rsidR="00703057">
        <w:t>with measured and modeled</w:t>
      </w:r>
      <w:r w:rsidR="00027F6A">
        <w:t xml:space="preserve"> sediment yield from the watershed, this research hopes to assess the influence of variable sediment loading on sediment accumulation. </w:t>
      </w:r>
    </w:p>
    <w:p w14:paraId="2C64335B" w14:textId="77777777" w:rsidR="00FB1700" w:rsidRDefault="00FB1700" w:rsidP="00FB1700">
      <w:pPr>
        <w:keepNext/>
        <w:ind w:firstLine="576"/>
      </w:pPr>
      <w:r>
        <w:rPr>
          <w:noProof/>
        </w:rPr>
        <w:lastRenderedPageBreak/>
        <w:drawing>
          <wp:inline distT="0" distB="0" distL="0" distR="0" wp14:anchorId="3D733F0F" wp14:editId="0946F7B9">
            <wp:extent cx="5890598" cy="2805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890598" cy="2805539"/>
                    </a:xfrm>
                    <a:prstGeom prst="rect">
                      <a:avLst/>
                    </a:prstGeom>
                    <a:noFill/>
                    <a:ln w="9525">
                      <a:noFill/>
                      <a:miter lim="800000"/>
                      <a:headEnd/>
                      <a:tailEnd/>
                    </a:ln>
                  </pic:spPr>
                </pic:pic>
              </a:graphicData>
            </a:graphic>
          </wp:inline>
        </w:drawing>
      </w:r>
    </w:p>
    <w:p w14:paraId="1B1302DA" w14:textId="77777777" w:rsidR="00FB1700" w:rsidRDefault="00FB1700" w:rsidP="00FB1700">
      <w:pPr>
        <w:pStyle w:val="Caption"/>
      </w:pPr>
      <w:r>
        <w:t xml:space="preserve">Figure </w:t>
      </w:r>
      <w:r w:rsidR="00166536">
        <w:fldChar w:fldCharType="begin"/>
      </w:r>
      <w:r w:rsidR="00166536">
        <w:instrText xml:space="preserve"> SEQ Figure \* ARABIC </w:instrText>
      </w:r>
      <w:r w:rsidR="00166536">
        <w:fldChar w:fldCharType="separate"/>
      </w:r>
      <w:r w:rsidR="00F625BC">
        <w:rPr>
          <w:noProof/>
        </w:rPr>
        <w:t>1</w:t>
      </w:r>
      <w:r w:rsidR="00166536">
        <w:rPr>
          <w:noProof/>
        </w:rPr>
        <w:fldChar w:fldCharType="end"/>
      </w:r>
      <w:r>
        <w:t xml:space="preserve">. </w:t>
      </w:r>
      <w:r w:rsidR="002D5A3C">
        <w:t>Hypothetical phasing of monthly sediment loading from the watershed and offshore swell height</w:t>
      </w:r>
      <w:commentRangeStart w:id="18"/>
      <w:commentRangeStart w:id="19"/>
      <w:r w:rsidR="006049A8">
        <w:fldChar w:fldCharType="begin" w:fldLock="1"/>
      </w:r>
      <w:r w:rsidR="00504066">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6049A8">
        <w:fldChar w:fldCharType="separate"/>
      </w:r>
      <w:r w:rsidR="002D5A3C" w:rsidRPr="002D5A3C">
        <w:rPr>
          <w:i w:val="0"/>
          <w:noProof/>
        </w:rPr>
        <w:t>(</w:t>
      </w:r>
      <w:proofErr w:type="spellStart"/>
      <w:r w:rsidR="002D5A3C" w:rsidRPr="002D5A3C">
        <w:rPr>
          <w:i w:val="0"/>
          <w:noProof/>
        </w:rPr>
        <w:t>Draut</w:t>
      </w:r>
      <w:proofErr w:type="spellEnd"/>
      <w:r w:rsidR="002D5A3C" w:rsidRPr="002D5A3C">
        <w:rPr>
          <w:i w:val="0"/>
          <w:noProof/>
        </w:rPr>
        <w:t xml:space="preserve"> et al., 2009)</w:t>
      </w:r>
      <w:r w:rsidR="006049A8">
        <w:fldChar w:fldCharType="end"/>
      </w:r>
      <w:r w:rsidR="00740B04">
        <w:t xml:space="preserve">. </w:t>
      </w:r>
      <w:commentRangeEnd w:id="18"/>
      <w:r w:rsidR="003E76C8">
        <w:rPr>
          <w:rStyle w:val="CommentReference"/>
          <w:i w:val="0"/>
          <w:iCs w:val="0"/>
          <w:color w:val="auto"/>
        </w:rPr>
        <w:commentReference w:id="18"/>
      </w:r>
      <w:commentRangeEnd w:id="19"/>
      <w:r w:rsidR="005D725B">
        <w:rPr>
          <w:rStyle w:val="CommentReference"/>
          <w:i w:val="0"/>
          <w:iCs w:val="0"/>
          <w:color w:val="auto"/>
        </w:rPr>
        <w:commentReference w:id="19"/>
      </w:r>
      <w:r w:rsidR="00740B04">
        <w:t xml:space="preserve">Red shaded areas indicate a time of net </w:t>
      </w:r>
      <w:r w:rsidR="005D725B">
        <w:t>terrigenous</w:t>
      </w:r>
      <w:ins w:id="20" w:author="Geography" w:date="2014-07-02T22:19:00Z">
        <w:r w:rsidR="006D3400">
          <w:t xml:space="preserve"> </w:t>
        </w:r>
      </w:ins>
      <w:r w:rsidR="00740B04">
        <w:t xml:space="preserve">sediment deposition and green shaded areas indicate a time of net </w:t>
      </w:r>
      <w:r w:rsidR="005D725B">
        <w:t>terrigenous</w:t>
      </w:r>
      <w:ins w:id="21" w:author="Geography" w:date="2014-07-02T22:19:00Z">
        <w:r w:rsidR="006D3400">
          <w:t xml:space="preserve"> </w:t>
        </w:r>
      </w:ins>
      <w:r w:rsidR="00740B04">
        <w:t>sediment removal</w:t>
      </w:r>
      <w:r w:rsidR="006D3400">
        <w:t xml:space="preserve"> and suspension of marine-derived sediment</w:t>
      </w:r>
      <w:r w:rsidR="00740B04">
        <w:t>.</w:t>
      </w:r>
    </w:p>
    <w:p w14:paraId="4361220A" w14:textId="77777777" w:rsidR="00027F6A" w:rsidRDefault="0042234A">
      <w:pPr>
        <w:ind w:firstLine="576"/>
      </w:pPr>
      <w:r>
        <w:t xml:space="preserve">Hypothesis 3.1:   </w:t>
      </w:r>
      <w:commentRangeStart w:id="22"/>
      <w:r w:rsidR="00A0056C">
        <w:t xml:space="preserve">Terrigenous sediment deposition will be highest </w:t>
      </w:r>
      <w:r w:rsidR="006D3400">
        <w:t xml:space="preserve">and marine-derived deposition lowest </w:t>
      </w:r>
      <w:r w:rsidR="00A0056C">
        <w:t xml:space="preserve">in the wet season, when </w:t>
      </w:r>
      <w:r w:rsidR="00504066">
        <w:t xml:space="preserve">rainfall </w:t>
      </w:r>
      <w:r w:rsidR="00A0056C">
        <w:t>events and watershed sediment inputs</w:t>
      </w:r>
      <w:r w:rsidR="008B2C3B">
        <w:rPr>
          <w:rStyle w:val="CommentReference"/>
        </w:rPr>
        <w:commentReference w:id="23"/>
      </w:r>
      <w:r w:rsidR="00027F6A">
        <w:t xml:space="preserve"> co-occur with light offshore winds and quiescent ocean conditions</w:t>
      </w:r>
      <w:r w:rsidR="00A0056C">
        <w:t xml:space="preserve">.  </w:t>
      </w:r>
      <w:r w:rsidR="00027F6A">
        <w:t>In the dry season, stronger</w:t>
      </w:r>
      <w:r w:rsidR="006D3400">
        <w:t>,</w:t>
      </w:r>
      <w:r w:rsidR="00DC5A3D">
        <w:t xml:space="preserve"> onshore trade winds and higher average</w:t>
      </w:r>
      <w:r w:rsidR="00027F6A">
        <w:t xml:space="preserve"> swell heights will decrease </w:t>
      </w:r>
      <w:r w:rsidR="00DC5A3D">
        <w:t xml:space="preserve">rates of terrigenous sediment deposition </w:t>
      </w:r>
      <w:r w:rsidR="00FB1700">
        <w:t>and shorten residence times</w:t>
      </w:r>
      <w:r w:rsidR="00027F6A">
        <w:t xml:space="preserve">, but will </w:t>
      </w:r>
      <w:r w:rsidR="00551098">
        <w:t>increase resuspension and deposition of</w:t>
      </w:r>
      <w:r w:rsidR="00027F6A">
        <w:t xml:space="preserve"> marine-derived </w:t>
      </w:r>
      <w:r w:rsidR="00551098">
        <w:t xml:space="preserve">carbonate sediment </w:t>
      </w:r>
      <w:r w:rsidR="00027F6A">
        <w:t xml:space="preserve">compared to the wet season. </w:t>
      </w:r>
      <w:commentRangeEnd w:id="22"/>
      <w:r w:rsidR="004C6303">
        <w:rPr>
          <w:rStyle w:val="CommentReference"/>
          <w:vanish/>
        </w:rPr>
        <w:commentReference w:id="22"/>
      </w:r>
    </w:p>
    <w:p w14:paraId="00639FFF" w14:textId="77777777" w:rsidR="003E76C8" w:rsidRDefault="003E76C8" w:rsidP="007B05BD">
      <w:pPr>
        <w:ind w:firstLine="576"/>
      </w:pPr>
      <w:r>
        <w:tab/>
      </w:r>
      <w:r w:rsidR="006D3400">
        <w:t>Hypothesis 3.2</w:t>
      </w:r>
      <w:r w:rsidR="0042234A">
        <w:t>:</w:t>
      </w:r>
      <w:r w:rsidR="008B2C3B">
        <w:t xml:space="preserve">  </w:t>
      </w:r>
      <w:r w:rsidR="00A0056C">
        <w:t>T</w:t>
      </w:r>
      <w:r>
        <w:t>he spatial distribution of sediment deposition will be controlled by</w:t>
      </w:r>
      <w:r w:rsidR="00F625BC">
        <w:t xml:space="preserve"> the </w:t>
      </w:r>
      <w:commentRangeStart w:id="24"/>
      <w:commentRangeStart w:id="25"/>
      <w:r w:rsidR="00F625BC">
        <w:t>velocity</w:t>
      </w:r>
      <w:commentRangeEnd w:id="24"/>
      <w:r w:rsidR="004C6303">
        <w:rPr>
          <w:rStyle w:val="CommentReference"/>
          <w:vanish/>
        </w:rPr>
        <w:commentReference w:id="24"/>
      </w:r>
      <w:commentRangeEnd w:id="25"/>
      <w:r w:rsidR="00504066">
        <w:rPr>
          <w:rStyle w:val="CommentReference"/>
        </w:rPr>
        <w:commentReference w:id="25"/>
      </w:r>
      <w:r w:rsidR="00F625BC">
        <w:t xml:space="preserve"> of water circulation over the reef flat</w:t>
      </w:r>
      <w:r w:rsidR="008D5982">
        <w:t>, and the distance from the point of sediment discharge (stream mouth)</w:t>
      </w:r>
      <w:r w:rsidR="00F625BC">
        <w:t>.</w:t>
      </w:r>
      <w:r w:rsidR="008B2C3B">
        <w:t xml:space="preserve"> At the study site, current measurements and field observations suggest that there is a consistent hydrodynamic pattern, w</w:t>
      </w:r>
      <w:r w:rsidR="00F625BC">
        <w:t xml:space="preserve">here ocean water is pumped over the southern reef crest </w:t>
      </w:r>
      <w:r w:rsidR="004C6303">
        <w:t xml:space="preserve">by breaking waves, </w:t>
      </w:r>
      <w:r w:rsidR="00F625BC">
        <w:t xml:space="preserve">driving clockwise flow over the reef </w:t>
      </w:r>
      <w:r w:rsidR="008D5982">
        <w:t>(</w:t>
      </w:r>
      <w:r w:rsidR="006049A8">
        <w:fldChar w:fldCharType="begin"/>
      </w:r>
      <w:r w:rsidR="008D5982">
        <w:instrText xml:space="preserve"> REF _Ref392134749 \h </w:instrText>
      </w:r>
      <w:r w:rsidR="006049A8">
        <w:fldChar w:fldCharType="separate"/>
      </w:r>
      <w:r w:rsidR="008D5982">
        <w:t xml:space="preserve">Figure </w:t>
      </w:r>
      <w:r w:rsidR="008D5982">
        <w:rPr>
          <w:noProof/>
        </w:rPr>
        <w:t>2</w:t>
      </w:r>
      <w:r w:rsidR="006049A8">
        <w:fldChar w:fldCharType="end"/>
      </w:r>
      <w:r w:rsidR="008D5982">
        <w:t>) that protects the southern reef from the sediment plume, and deflects the sediment plume over the northern reef.</w:t>
      </w:r>
    </w:p>
    <w:p w14:paraId="08FD9C42" w14:textId="77777777" w:rsidR="00F625BC" w:rsidRDefault="00F625BC" w:rsidP="00F625BC">
      <w:pPr>
        <w:keepNext/>
        <w:ind w:firstLine="576"/>
      </w:pPr>
      <w:r>
        <w:rPr>
          <w:noProof/>
        </w:rPr>
        <w:lastRenderedPageBreak/>
        <w:drawing>
          <wp:inline distT="0" distB="0" distL="0" distR="0" wp14:anchorId="029A1C73" wp14:editId="6D4209A4">
            <wp:extent cx="5457825" cy="309763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71024" cy="3105129"/>
                    </a:xfrm>
                    <a:prstGeom prst="rect">
                      <a:avLst/>
                    </a:prstGeom>
                    <a:noFill/>
                    <a:ln w="9525">
                      <a:noFill/>
                      <a:miter lim="800000"/>
                      <a:headEnd/>
                      <a:tailEnd/>
                    </a:ln>
                  </pic:spPr>
                </pic:pic>
              </a:graphicData>
            </a:graphic>
          </wp:inline>
        </w:drawing>
      </w:r>
    </w:p>
    <w:p w14:paraId="04604050" w14:textId="77777777" w:rsidR="00F625BC" w:rsidRDefault="00F625BC" w:rsidP="00F625BC">
      <w:pPr>
        <w:pStyle w:val="Caption"/>
      </w:pPr>
      <w:bookmarkStart w:id="26" w:name="_Ref392134749"/>
      <w:r>
        <w:t xml:space="preserve">Figure </w:t>
      </w:r>
      <w:r w:rsidR="006049A8">
        <w:fldChar w:fldCharType="begin"/>
      </w:r>
      <w:r w:rsidR="000B330A">
        <w:instrText xml:space="preserve"> SEQ Figure \* ARABIC </w:instrText>
      </w:r>
      <w:r w:rsidR="006049A8">
        <w:fldChar w:fldCharType="separate"/>
      </w:r>
      <w:r>
        <w:rPr>
          <w:noProof/>
        </w:rPr>
        <w:t>2</w:t>
      </w:r>
      <w:r w:rsidR="006049A8">
        <w:rPr>
          <w:noProof/>
        </w:rPr>
        <w:fldChar w:fldCharType="end"/>
      </w:r>
      <w:bookmarkEnd w:id="26"/>
      <w:r>
        <w:t>. Conceptual model of wave/wind forcing of the dominant circulation pattern of sediment-poor ocean water deflecting sediment-rich stream discharge to the northern reef.</w:t>
      </w:r>
    </w:p>
    <w:p w14:paraId="7B8FDE9E" w14:textId="77777777" w:rsidR="00A0056C" w:rsidRDefault="006D3400" w:rsidP="00A0056C">
      <w:pPr>
        <w:ind w:firstLine="576"/>
      </w:pPr>
      <w:r>
        <w:t>Hypothesis 3.3</w:t>
      </w:r>
      <w:r w:rsidR="00A0056C">
        <w:t xml:space="preserve">.  The relative importance of watershed and hydrodynamic controls on the temporal variability will differ by location in the bay, with more hydrodynamic control at the ocean-ward parts of the reef that are not exposed to watershed inputs, and greater importance of watershed inputs in the parts of the reef where </w:t>
      </w:r>
      <w:r w:rsidR="008D5982">
        <w:t>terrigenous</w:t>
      </w:r>
      <w:r w:rsidR="00A0056C">
        <w:t xml:space="preserve"> sediment is hypothesized to accumulate.</w:t>
      </w:r>
    </w:p>
    <w:p w14:paraId="595C52BA" w14:textId="77777777" w:rsidR="00A0056C" w:rsidRDefault="00A0056C" w:rsidP="002D6348">
      <w:pPr>
        <w:ind w:firstLine="576"/>
      </w:pPr>
      <w:commentRangeStart w:id="27"/>
      <w:r>
        <w:t xml:space="preserve">These hypotheses </w:t>
      </w:r>
      <w:commentRangeEnd w:id="27"/>
      <w:r>
        <w:rPr>
          <w:rStyle w:val="CommentReference"/>
        </w:rPr>
        <w:commentReference w:id="27"/>
      </w:r>
      <w:r>
        <w:t>will be tested with measurements of sediment loading from the watershed, of accumulation and composition of sediment in traps on the reef, and of oceanic and meteorological conditions. The impact of watershed inputs and water circulation will be assessed with statistically-based mathematical models.</w:t>
      </w:r>
    </w:p>
    <w:p w14:paraId="45DEA221" w14:textId="77777777" w:rsidR="0089289B" w:rsidRPr="00703BBA" w:rsidRDefault="0089289B" w:rsidP="0004049C">
      <w:pPr>
        <w:pStyle w:val="Heading2"/>
        <w:numPr>
          <w:ilvl w:val="0"/>
          <w:numId w:val="0"/>
        </w:numPr>
        <w:ind w:left="576" w:hanging="576"/>
        <w:jc w:val="both"/>
        <w:rPr>
          <w:rFonts w:asciiTheme="minorHAnsi" w:hAnsiTheme="minorHAnsi"/>
        </w:rPr>
      </w:pPr>
      <w:bookmarkStart w:id="28" w:name="_Toc389207938"/>
      <w:r w:rsidRPr="00703BBA">
        <w:rPr>
          <w:rFonts w:asciiTheme="minorHAnsi" w:hAnsiTheme="minorHAnsi"/>
        </w:rPr>
        <w:t>Pilot Study</w:t>
      </w:r>
      <w:bookmarkEnd w:id="28"/>
    </w:p>
    <w:p w14:paraId="08FEAFCC" w14:textId="77777777" w:rsidR="0089289B" w:rsidRDefault="0089289B" w:rsidP="0089289B">
      <w:pPr>
        <w:ind w:firstLine="720"/>
        <w:jc w:val="both"/>
      </w:pPr>
      <w:r w:rsidRPr="00703BBA">
        <w:t>In February and March, 2012</w:t>
      </w:r>
      <w:r w:rsidR="003E76C8">
        <w:t>,</w:t>
      </w:r>
      <w:r w:rsidRPr="00703BBA">
        <w:t xml:space="preserve"> I measured </w:t>
      </w:r>
      <w:r w:rsidR="004A3942">
        <w:t xml:space="preserve">total </w:t>
      </w:r>
      <w:r w:rsidRPr="00703BBA">
        <w:t>sedimen</w:t>
      </w:r>
      <w:r w:rsidR="004A3942">
        <w:t>t accumulation</w:t>
      </w:r>
      <w:r w:rsidRPr="00703BBA">
        <w:t xml:space="preserve"> at nine locations on Faga’alu reef</w:t>
      </w:r>
      <w:r w:rsidR="004A3942">
        <w:t xml:space="preserve"> using simple tube traps (STT), a ceramic tile (TILE), and an Astroturf mat (MAT). From April 2013 through June 2013 I measured total sediment accumulation using SedPods </w:t>
      </w:r>
      <w:r w:rsidR="006049A8">
        <w:fldChar w:fldCharType="begin" w:fldLock="1"/>
      </w:r>
      <w:r w:rsidR="00504066">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"previouslyFormattedCitation" : "(Field et al., 2012)" }, "properties" : { "noteIndex" : 0 }, "schema" : "https://github.com/citation-style-language/schema/raw/master/csl-citation.json" }</w:instrText>
      </w:r>
      <w:r w:rsidR="006049A8">
        <w:fldChar w:fldCharType="separate"/>
      </w:r>
      <w:r w:rsidR="004A3942" w:rsidRPr="004A3942">
        <w:rPr>
          <w:noProof/>
        </w:rPr>
        <w:t>(Field et al., 2012)</w:t>
      </w:r>
      <w:r w:rsidR="006049A8">
        <w:fldChar w:fldCharType="end"/>
      </w:r>
      <w:r w:rsidR="004A3942">
        <w:t>.</w:t>
      </w:r>
      <w:r w:rsidRPr="00703BBA">
        <w:t xml:space="preserve"> </w:t>
      </w:r>
      <w:r w:rsidR="004A3942">
        <w:t>Sediment accumulation</w:t>
      </w:r>
      <w:r w:rsidRPr="00703BBA">
        <w:t xml:space="preserve"> </w:t>
      </w:r>
      <w:r w:rsidR="004A3942">
        <w:t>varied</w:t>
      </w:r>
      <w:r w:rsidRPr="00703BBA">
        <w:t xml:space="preserve"> according to sediment trap type</w:t>
      </w:r>
      <w:r w:rsidR="004A3942">
        <w:t>, location, and ocean conditions</w:t>
      </w:r>
      <w:r w:rsidRPr="00703BBA">
        <w:t>, and included both reef-derived</w:t>
      </w:r>
      <w:r w:rsidR="004A3942">
        <w:t xml:space="preserve"> carbonate</w:t>
      </w:r>
      <w:r w:rsidRPr="00703BBA">
        <w:t xml:space="preserve"> and terrigenous sediment</w:t>
      </w:r>
      <w:r w:rsidR="003E76C8">
        <w:t xml:space="preserve"> (Figure 2 and 3)</w:t>
      </w:r>
      <w:r w:rsidRPr="00703BBA">
        <w:t xml:space="preserve">. </w:t>
      </w:r>
      <w:r w:rsidR="000937A9">
        <w:t>No assessment of sediment composition was made, but sediment accumulation rate appeared to be controlled by sediment input from Faga’alu stream, and hydrodynamic circulation caused by high wave events.</w:t>
      </w:r>
      <w:r w:rsidR="008B2C3B">
        <w:t xml:space="preserve"> </w:t>
      </w:r>
      <w:r w:rsidR="000937A9">
        <w:t xml:space="preserve"> </w:t>
      </w:r>
      <w:r w:rsidR="003E76C8">
        <w:t xml:space="preserve"> </w:t>
      </w:r>
    </w:p>
    <w:p w14:paraId="2DAAD67D" w14:textId="77777777" w:rsidR="003E76C8" w:rsidRPr="00703BBA" w:rsidRDefault="003E76C8" w:rsidP="0089289B">
      <w:pPr>
        <w:ind w:firstLine="720"/>
        <w:jc w:val="both"/>
      </w:pPr>
      <w:r>
        <w:t>The pilot study also demonstrated strong spatial variability in sediment deposition rates, with high rates</w:t>
      </w:r>
      <w:r w:rsidR="008D5982">
        <w:t xml:space="preserve"> near the stream mouth and on the northern reef</w:t>
      </w:r>
      <w:r w:rsidR="00D47A23">
        <w:t>, consistent with hypothesis 3.</w:t>
      </w:r>
      <w:r w:rsidR="008D5982">
        <w:t>2</w:t>
      </w:r>
      <w:r w:rsidR="00D47A23">
        <w:t>.</w:t>
      </w:r>
      <w:r w:rsidR="008D5982">
        <w:t xml:space="preserve"> </w:t>
      </w:r>
      <w:r>
        <w:t>The pilot study data are insufficient to</w:t>
      </w:r>
      <w:r w:rsidR="008D5982">
        <w:t xml:space="preserve"> test the hypotheses due to a limited number of samples (n=5), no assessment of sediment composition, and insufficient data on hydrodynamic conditions. </w:t>
      </w:r>
      <w:r>
        <w:t>The methods developed in the pilot study have informed the development of the methods for the proposal.</w:t>
      </w:r>
    </w:p>
    <w:p w14:paraId="0DF347CA" w14:textId="77777777" w:rsidR="0089289B" w:rsidRPr="00703BBA" w:rsidRDefault="0089289B" w:rsidP="0089289B">
      <w:pPr>
        <w:keepNext/>
        <w:jc w:val="both"/>
      </w:pPr>
      <w:r w:rsidRPr="00703BBA">
        <w:lastRenderedPageBreak/>
        <w:t xml:space="preserve"> </w:t>
      </w:r>
      <w:r w:rsidRPr="00703BBA">
        <w:rPr>
          <w:noProof/>
        </w:rPr>
        <w:drawing>
          <wp:inline distT="0" distB="0" distL="0" distR="0" wp14:anchorId="1978DCAF" wp14:editId="4CB6D29B">
            <wp:extent cx="5827502" cy="4457700"/>
            <wp:effectExtent l="0" t="0" r="1905" b="0"/>
            <wp:docPr id="10" name="Picture 0" descr="March2012sedtr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2012sedtraps.jpg"/>
                    <pic:cNvPicPr/>
                  </pic:nvPicPr>
                  <pic:blipFill>
                    <a:blip r:embed="rId10" cstate="print"/>
                    <a:stretch>
                      <a:fillRect/>
                    </a:stretch>
                  </pic:blipFill>
                  <pic:spPr>
                    <a:xfrm>
                      <a:off x="0" y="0"/>
                      <a:ext cx="5837909" cy="4465661"/>
                    </a:xfrm>
                    <a:prstGeom prst="rect">
                      <a:avLst/>
                    </a:prstGeom>
                  </pic:spPr>
                </pic:pic>
              </a:graphicData>
            </a:graphic>
          </wp:inline>
        </w:drawing>
      </w:r>
    </w:p>
    <w:p w14:paraId="4915C3B5" w14:textId="77777777" w:rsidR="0089289B" w:rsidRPr="00703BBA" w:rsidRDefault="0089289B" w:rsidP="0089289B">
      <w:pPr>
        <w:pStyle w:val="Caption"/>
        <w:jc w:val="both"/>
      </w:pPr>
      <w:bookmarkStart w:id="29" w:name="_Ref391630281"/>
      <w:bookmarkStart w:id="30" w:name="_Ref373221157"/>
      <w:r w:rsidRPr="00703BBA">
        <w:t xml:space="preserve">Figure </w:t>
      </w:r>
      <w:r w:rsidR="00166536">
        <w:fldChar w:fldCharType="begin"/>
      </w:r>
      <w:r w:rsidR="00166536">
        <w:instrText xml:space="preserve"> SEQ Figure \* ARABIC </w:instrText>
      </w:r>
      <w:r w:rsidR="00166536">
        <w:fldChar w:fldCharType="separate"/>
      </w:r>
      <w:r w:rsidR="00F625BC">
        <w:rPr>
          <w:noProof/>
        </w:rPr>
        <w:t>3</w:t>
      </w:r>
      <w:r w:rsidR="00166536">
        <w:rPr>
          <w:noProof/>
        </w:rPr>
        <w:fldChar w:fldCharType="end"/>
      </w:r>
      <w:bookmarkEnd w:id="29"/>
      <w:r w:rsidRPr="00703BBA">
        <w:t xml:space="preserve"> Gross sediment accumulation in tube, tile, and Astroturf sediment traps</w:t>
      </w:r>
      <w:bookmarkEnd w:id="30"/>
    </w:p>
    <w:p w14:paraId="6301E0DA" w14:textId="77777777" w:rsidR="0089289B" w:rsidRPr="00703BBA" w:rsidRDefault="0089289B" w:rsidP="0089289B">
      <w:pPr>
        <w:keepNext/>
      </w:pPr>
      <w:r w:rsidRPr="00703BBA">
        <w:rPr>
          <w:noProof/>
        </w:rPr>
        <w:lastRenderedPageBreak/>
        <w:drawing>
          <wp:inline distT="0" distB="0" distL="0" distR="0" wp14:anchorId="1CBA6485" wp14:editId="35AEFE7C">
            <wp:extent cx="5715000" cy="407193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dPods12-1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1913" cy="4076862"/>
                    </a:xfrm>
                    <a:prstGeom prst="rect">
                      <a:avLst/>
                    </a:prstGeom>
                  </pic:spPr>
                </pic:pic>
              </a:graphicData>
            </a:graphic>
          </wp:inline>
        </w:drawing>
      </w:r>
    </w:p>
    <w:p w14:paraId="5A1BECD3" w14:textId="77777777" w:rsidR="00A77B87" w:rsidRPr="00A77B87" w:rsidRDefault="0089289B" w:rsidP="002D6348">
      <w:pPr>
        <w:pStyle w:val="Caption"/>
      </w:pPr>
      <w:bookmarkStart w:id="31" w:name="_Ref374110110"/>
      <w:r w:rsidRPr="00703BBA">
        <w:t xml:space="preserve">Figure </w:t>
      </w:r>
      <w:r w:rsidR="00166536">
        <w:fldChar w:fldCharType="begin"/>
      </w:r>
      <w:r w:rsidR="00166536">
        <w:instrText xml:space="preserve"> SEQ Figure \* ARABIC </w:instrText>
      </w:r>
      <w:r w:rsidR="00166536">
        <w:fldChar w:fldCharType="separate"/>
      </w:r>
      <w:r w:rsidR="00F625BC">
        <w:rPr>
          <w:noProof/>
        </w:rPr>
        <w:t>4</w:t>
      </w:r>
      <w:r w:rsidR="00166536">
        <w:rPr>
          <w:noProof/>
        </w:rPr>
        <w:fldChar w:fldCharType="end"/>
      </w:r>
      <w:bookmarkEnd w:id="31"/>
      <w:r w:rsidRPr="00703BBA">
        <w:t xml:space="preserve"> Net sedimentation on SedPods in Faga'alu Bay</w:t>
      </w:r>
      <w:r w:rsidR="004A3942">
        <w:t xml:space="preserve">. Ceramic tiles were used in 2012 and were assumed to be comparable to </w:t>
      </w:r>
      <w:commentRangeStart w:id="32"/>
      <w:commentRangeStart w:id="33"/>
      <w:r w:rsidR="004A3942">
        <w:t>SedPods</w:t>
      </w:r>
      <w:commentRangeEnd w:id="32"/>
      <w:r w:rsidR="003E76C8">
        <w:rPr>
          <w:rStyle w:val="CommentReference"/>
          <w:i w:val="0"/>
          <w:iCs w:val="0"/>
          <w:color w:val="auto"/>
        </w:rPr>
        <w:commentReference w:id="32"/>
      </w:r>
      <w:commentRangeEnd w:id="33"/>
      <w:r w:rsidR="005D725B">
        <w:rPr>
          <w:rStyle w:val="CommentReference"/>
          <w:i w:val="0"/>
          <w:iCs w:val="0"/>
          <w:color w:val="auto"/>
        </w:rPr>
        <w:commentReference w:id="33"/>
      </w:r>
      <w:r w:rsidR="004A3942">
        <w:t>.</w:t>
      </w:r>
    </w:p>
    <w:p w14:paraId="7C594E7D" w14:textId="77777777" w:rsidR="00027F6A" w:rsidRDefault="005A7208" w:rsidP="005E3EB1">
      <w:pPr>
        <w:pStyle w:val="Heading2"/>
        <w:numPr>
          <w:ilvl w:val="0"/>
          <w:numId w:val="0"/>
        </w:numPr>
        <w:ind w:left="576" w:hanging="576"/>
        <w:jc w:val="both"/>
        <w:rPr>
          <w:rFonts w:asciiTheme="minorHAnsi" w:hAnsiTheme="minorHAnsi"/>
        </w:rPr>
      </w:pPr>
      <w:bookmarkStart w:id="34" w:name="_Toc389207939"/>
      <w:r>
        <w:rPr>
          <w:rFonts w:asciiTheme="minorHAnsi" w:hAnsiTheme="minorHAnsi"/>
        </w:rPr>
        <w:t>Methods</w:t>
      </w:r>
      <w:bookmarkEnd w:id="34"/>
    </w:p>
    <w:p w14:paraId="09250A93" w14:textId="77777777" w:rsidR="00027F6A" w:rsidRPr="00027F6A" w:rsidRDefault="00027F6A" w:rsidP="005E3EB1">
      <w:pPr>
        <w:pStyle w:val="Heading3"/>
        <w:numPr>
          <w:ilvl w:val="0"/>
          <w:numId w:val="0"/>
        </w:numPr>
        <w:ind w:left="720" w:hanging="720"/>
      </w:pPr>
      <w:r w:rsidRPr="00027F6A">
        <w:t xml:space="preserve">Measuring sediment accumulation on the reef </w:t>
      </w:r>
    </w:p>
    <w:p w14:paraId="6D1351F0" w14:textId="77777777" w:rsidR="008364A0" w:rsidRDefault="008364A0" w:rsidP="008364A0">
      <w:pPr>
        <w:ind w:firstLine="720"/>
      </w:pPr>
      <w:r>
        <w:t xml:space="preserve">Approaches to measuring sediment impacts on coral health have included monitoring suspended sediment concentration or turbidity in the water column </w:t>
      </w:r>
      <w:r w:rsidR="006049A8">
        <w:fldChar w:fldCharType="begin" w:fldLock="1"/>
      </w:r>
      <w:r w:rsidR="00504066">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006049A8">
        <w:fldChar w:fldCharType="separate"/>
      </w:r>
      <w:r w:rsidRPr="0048085D">
        <w:rPr>
          <w:noProof/>
        </w:rPr>
        <w:t>(Wolanski et al., 2003)</w:t>
      </w:r>
      <w:r w:rsidR="006049A8">
        <w:fldChar w:fldCharType="end"/>
      </w:r>
      <w:r>
        <w:t xml:space="preserve"> but s</w:t>
      </w:r>
      <w:r>
        <w:rPr>
          <w:rFonts w:ascii="Calibri" w:hAnsi="Calibri"/>
          <w:color w:val="000000"/>
        </w:rPr>
        <w:t>uspended sediment in the water column can be caused by resuspension of nearby sediment due to shear stresses induced by wave- orbital velocities and/or mean currents, advection from another area, or any combination of these processes, and does not necessarily lead to sediment deposition. Geochemical methods</w:t>
      </w:r>
      <w:r w:rsidR="00551098">
        <w:rPr>
          <w:rFonts w:ascii="Calibri" w:hAnsi="Calibri"/>
          <w:color w:val="000000"/>
        </w:rPr>
        <w:t xml:space="preserve"> </w:t>
      </w:r>
      <w:r w:rsidR="006049A8">
        <w:rPr>
          <w:rFonts w:ascii="Calibri" w:hAnsi="Calibri"/>
          <w:color w:val="000000"/>
        </w:rPr>
        <w:fldChar w:fldCharType="begin" w:fldLock="1"/>
      </w:r>
      <w:r w:rsidR="00504066">
        <w:rPr>
          <w:rFonts w:ascii="Calibri" w:hAnsi="Calibri"/>
          <w:color w:val="000000"/>
        </w:rPr>
        <w:instrText>ADDIN CSL_CITATION { "citationItems" : [ { "id" : "ITEM-1",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"ITEM-1",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"(Takesue et al., 2009)" }, "properties" : { "noteIndex" : 0 }, "schema" : "https://github.com/citation-style-language/schema/raw/master/csl-citation.json" }</w:instrText>
      </w:r>
      <w:r w:rsidR="006049A8">
        <w:rPr>
          <w:rFonts w:ascii="Calibri" w:hAnsi="Calibri"/>
          <w:color w:val="000000"/>
        </w:rPr>
        <w:fldChar w:fldCharType="separate"/>
      </w:r>
      <w:r w:rsidR="00551098" w:rsidRPr="00551098">
        <w:rPr>
          <w:rFonts w:ascii="Calibri" w:hAnsi="Calibri"/>
          <w:noProof/>
          <w:color w:val="000000"/>
        </w:rPr>
        <w:t>(Takesue et al., 2009)</w:t>
      </w:r>
      <w:r w:rsidR="006049A8">
        <w:rPr>
          <w:rFonts w:ascii="Calibri" w:hAnsi="Calibri"/>
          <w:color w:val="000000"/>
        </w:rPr>
        <w:fldChar w:fldCharType="end"/>
      </w:r>
      <w:r>
        <w:rPr>
          <w:rFonts w:ascii="Calibri" w:hAnsi="Calibri"/>
          <w:color w:val="000000"/>
        </w:rPr>
        <w:t xml:space="preserve">, sometimes in conjunction with coral skeleton analysis </w:t>
      </w:r>
      <w:r w:rsidR="006049A8">
        <w:rPr>
          <w:rFonts w:ascii="Calibri" w:hAnsi="Calibri"/>
          <w:color w:val="000000"/>
        </w:rPr>
        <w:fldChar w:fldCharType="begin" w:fldLock="1"/>
      </w:r>
      <w:r w:rsidR="00504066">
        <w:rPr>
          <w:rFonts w:ascii="Calibri" w:hAnsi="Calibri"/>
          <w:color w:val="000000"/>
        </w:rPr>
        <w:instrText>ADDIN CSL_CITATION { "citationItems" : [ { "id" : "ITEM-1", "itemData" : { "DOI" : "10.1130/g33261.1", "ISBN" : "0091-7613", "abstract" : "Global-scale deteriorations in coral reef health are projected to lead to a progressive decline in reef-building potential and ultimately to states of net reef erosion. These transitions may be driven by various human disturbances and by climate change; however, increased terrestrial sediment and nutrient yields from anthropogenically modified coastal catchments are widely recognized as a major threat. As water quality deteriorates, reduced coral cover and species diversity are commonly inferred, and lower reef accretion rates and impaired reef development are assumed consequences. Here we present a detailed chronostratigraphic growth history, constrained by 40 accelerator mass spectrometry radiocarbon dates for Middle Reef, an inshore turbid-zone reef on Australia's Great Barrier Reef, that challenges the assumption that high terrestrial sediment inputs inherently restrict reef accretion rates and inhibit reef development. We establish that Middle Reef has vertically accreted very rapidly for more than 700 yr, at an average rate of 8.3 mm yr(-1). Accretion rates varied across the reef at different times, but it is significant that the periods of most rapid accretion (averaging 13.0 mm yr(-1)) coincide with phases of reef development dominated by fine-grained terrigenoclastic sediment accumulation. We suggest that this is in large part a function of a high rate of terrigenous sediment accumulation aiding the postmortem preservation of coral skeletal material. Both maximum and site-averaged accretion rates match or exceed those documented for most clear-water, mid- and outer-shelf reefs in the region over the past 9000 yr, and those determined for many reefs throughout the Indian and Pacific Oceans over the same period. While examples of inshore coral reefs that have been degraded in the short term by excessive terrestrial sedimentation clearly exist, others clearly tolerate high sedimentation and turbidity, and our data confirm that sustained and long-term rapid reef growth is possible in these environments.", "author" : [ { "dropping-particle" : "", "family" : "Perry", "given" : "Chris", "non-dropping-particle" : "", "parse-names" : false, "suffix" : "" }, { "dropping-particle" : "", "family" : "Smithers", "given" : "S. G.", "non-dropping-particle" : "", "parse-names" : false, "suffix" : "" }, { "dropping-particle" : "", "family" : "Gulliver", "given" : "P.", "non-dropping-particle" : "", "parse-names" : false, "suffix" : "" }, { "dropping-particle" : "", "family" : "Browne", "given" : "N. K.", "non-dropping-particle" : "", "parse-names" : false, "suffix" : "" } ], "container-title" : "Geology", "id" : "ITEM-1", "issue" : "8", "issued" : { "date-parts" : [ [ "2012" ] ] }, "note" : "ISI Document Delivery No.: 983CF\nTimes Cited: 0\nCited Reference Count: 16\nPerry, C. T. Smithers, S. G. Gulliver, P. Browne, N. K.\nLeverhulme Trust (UK)[RF/4/REG/2007/0106]; Natural Environment Research Council (UK)[1458.0310]\nWe thank The Leverhulme Trust (UK) for funding this research under a Research Fellowship (RF/4/REG/2007/0106) to Perry, and the Natural Environment Research Council (UK) for an AMS Radiocarbon Dating Allocation (1458.0310) to Perry, Smithers, and Gulliver.\nGeological soc amer, inc\nBoulder", "page" : "719-722", "title" : "Evidence of very rapid reef accretion and reef growth under high turbidity and terrigenous sedimentation", "type" : "article-journal", "volume" : "40" }, "uris" : [ "http://www.mendeley.com/documents/?uuid=420cedeb-e661-4829-b84c-be4ea12ab7eb" ] }, { "id" : "ITEM-2", "itemData" : { "DOI" : "10.1007/s00338-010-0629-y", "ISSN" : "0722-4028", "author" : [ { "dropping-particle" : "", "family" : "Grove", "given" : "C. a.", "non-dropping-particle" : "", "parse-names" : false, "suffix" : "" }, { "dropping-particle" : "", "family" : "Nagtegaal", "given" : "R.", "non-dropping-particle" : "", "parse-names" : false, "suffix" : "" }, { "dropping-particle" : "", "family" : "Zinke", "given" : "J.", "non-dropping-particle" : "", "parse-names" : false, "suffix" : "" }, { "dropping-particle" : "", "family" : "Scheufen", "given" : "T.", "non-dropping-particle" : "", "parse-names" : false, "suffix" : "" }, { "dropping-particle" : "", "family" : "Koster", "given" : "B.", "non-dropping-particle" : "", "parse-names" : false, "suffix" : "" }, { "dropping-particle" : "", "family" : "Kasper", "given" : "S.", "non-dropping-particle" : "", "parse-names" : false, "suffix" : "" }, { "dropping-particle" : "", "family" : "McCulloch", "given" : "M. T.", "non-dropping-particle" : "", "parse-names" : false, "suffix" : "" }, { "dropping-particle" : "", "family" : "Bergh", "given" : "G.", "non-dropping-particle" : "", "parse-names" : false, "suffix" : "" }, { "dropping-particle" : "", "family" : "Brummer", "given" : "G. Jan a.", "non-dropping-particle" : "", "parse-names" : false, "suffix" : "" } ], "container-title" : "Coral Reefs", "id" : "ITEM-2", "issue" : "3", "issued" : { "date-parts" : [ [ "2010", "5", "15" ] ] }, "page" : "579-591", "title" : "River runoff reconstructions from novel spectral luminescence scanning of massive coral skeletons", "type" : "article-journal", "volume" : "29" }, "uris" : [ "http://www.mendeley.com/documents/?uuid=a5646e4c-e939-419f-94bb-6cfc4ebe57bd" ] } ], "mendeley" : { "previouslyFormattedCitation" : "(Grove et al., 2010; Perry et al., 2012)" }, "properties" : { "noteIndex" : 0 }, "schema" : "https://github.com/citation-style-language/schema/raw/master/csl-citation.json" }</w:instrText>
      </w:r>
      <w:r w:rsidR="006049A8">
        <w:rPr>
          <w:rFonts w:ascii="Calibri" w:hAnsi="Calibri"/>
          <w:color w:val="000000"/>
        </w:rPr>
        <w:fldChar w:fldCharType="separate"/>
      </w:r>
      <w:r w:rsidRPr="00417CF1">
        <w:rPr>
          <w:rFonts w:ascii="Calibri" w:hAnsi="Calibri"/>
          <w:noProof/>
          <w:color w:val="000000"/>
        </w:rPr>
        <w:t>(Grove et al., 2010; Perry et al., 2012)</w:t>
      </w:r>
      <w:r w:rsidR="006049A8">
        <w:rPr>
          <w:rFonts w:ascii="Calibri" w:hAnsi="Calibri"/>
          <w:color w:val="000000"/>
        </w:rPr>
        <w:fldChar w:fldCharType="end"/>
      </w:r>
      <w:r>
        <w:rPr>
          <w:rFonts w:ascii="Calibri" w:hAnsi="Calibri"/>
          <w:color w:val="000000"/>
        </w:rPr>
        <w:t xml:space="preserve">, have been used to infer sediment deposition over decadal and century time scales </w:t>
      </w:r>
      <w:r w:rsidR="006049A8">
        <w:rPr>
          <w:rFonts w:ascii="Calibri" w:hAnsi="Calibri"/>
          <w:color w:val="000000"/>
        </w:rPr>
        <w:fldChar w:fldCharType="begin" w:fldLock="1"/>
      </w:r>
      <w:r w:rsidR="00504066">
        <w:rPr>
          <w:rFonts w:ascii="Calibri" w:hAnsi="Calibri"/>
          <w:color w:val="000000"/>
        </w:rPr>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sidR="006049A8">
        <w:rPr>
          <w:rFonts w:ascii="Calibri" w:hAnsi="Calibri"/>
          <w:color w:val="000000"/>
        </w:rPr>
        <w:fldChar w:fldCharType="separate"/>
      </w:r>
      <w:r w:rsidRPr="00417CF1">
        <w:rPr>
          <w:rFonts w:ascii="Calibri" w:hAnsi="Calibri"/>
          <w:noProof/>
          <w:color w:val="000000"/>
        </w:rPr>
        <w:t>(Ryan et al., 2008)</w:t>
      </w:r>
      <w:r w:rsidR="006049A8">
        <w:rPr>
          <w:rFonts w:ascii="Calibri" w:hAnsi="Calibri"/>
          <w:color w:val="000000"/>
        </w:rPr>
        <w:fldChar w:fldCharType="end"/>
      </w:r>
      <w:r>
        <w:rPr>
          <w:rFonts w:ascii="Calibri" w:hAnsi="Calibri"/>
          <w:color w:val="000000"/>
        </w:rPr>
        <w:t xml:space="preserve"> but can be complicated by subsequent sediment reworking and these time scales are ill-suited to the time scales of coral mortality and effective environmental management. </w:t>
      </w:r>
      <w:r>
        <w:t xml:space="preserve">Sediment traps are the most common method for measuring sediment accumulation in shallow coral reef environments, and collected sediment can be analyzed for composition to determine the terrigenous fraction </w:t>
      </w:r>
      <w:commentRangeStart w:id="35"/>
      <w:r w:rsidR="006049A8">
        <w:fldChar w:fldCharType="begin" w:fldLock="1"/>
      </w:r>
      <w:r w:rsidR="00504066">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"id" : "ITEM-2", "itemData" : { "ISBN" : "0025-3235", "author" : [ { "dropping-particle" : "", "family" : "White", "given" : "J", "non-dropping-particle" : "", "parse-names" : false, "suffix" : "" } ], "container-title" : "Marine Geophysical Research", "id" : "ITEM-2", "issue" : "1", "issued" : { "date-parts" : [ [ "1990" ] ] }, "page" : "145-152", "title" : "The use of sediment traps in high-energy environments", "type" : "article-journal", "volume" : "12" }, "uris" : [ "http://www.mendeley.com/documents/?uuid=cb94b7ee-49c2-417b-a837-1086cb2fa8b5" ] }, { "id" : "ITEM-3",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"ITEM-3",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"(Storlazzi et al., 2011; Takesue et al., 2009; White, 1990)" }, "properties" : { "noteIndex" : 0 }, "schema" : "https://github.com/citation-style-language/schema/raw/master/csl-citation.json" }</w:instrText>
      </w:r>
      <w:r w:rsidR="006049A8">
        <w:fldChar w:fldCharType="separate"/>
      </w:r>
      <w:r w:rsidR="00504066" w:rsidRPr="00504066">
        <w:rPr>
          <w:noProof/>
        </w:rPr>
        <w:t>(Storlazzi et al., 2011; Takesue et al., 2009; White, 1990)</w:t>
      </w:r>
      <w:r w:rsidR="006049A8">
        <w:fldChar w:fldCharType="end"/>
      </w:r>
      <w:commentRangeEnd w:id="35"/>
      <w:r w:rsidR="00675185">
        <w:rPr>
          <w:rStyle w:val="CommentReference"/>
          <w:vanish/>
        </w:rPr>
        <w:commentReference w:id="35"/>
      </w:r>
      <w:r>
        <w:t xml:space="preserve">. </w:t>
      </w:r>
    </w:p>
    <w:p w14:paraId="193B484B" w14:textId="77777777" w:rsidR="008364A0" w:rsidRDefault="008364A0" w:rsidP="008364A0">
      <w:pPr>
        <w:ind w:firstLine="720"/>
      </w:pPr>
      <w:commentRangeStart w:id="36"/>
      <w:r>
        <w:rPr>
          <w:rFonts w:ascii="Calibri" w:hAnsi="Calibri"/>
          <w:color w:val="000000"/>
        </w:rPr>
        <w:t xml:space="preserve">Tube traps collect </w:t>
      </w:r>
      <w:commentRangeEnd w:id="36"/>
      <w:r w:rsidR="00594008">
        <w:rPr>
          <w:rStyle w:val="CommentReference"/>
        </w:rPr>
        <w:commentReference w:id="36"/>
      </w:r>
      <w:r>
        <w:rPr>
          <w:rFonts w:ascii="Calibri" w:hAnsi="Calibri"/>
          <w:color w:val="000000"/>
        </w:rPr>
        <w:t>sediment over the deployment period, typically 1-90 days</w:t>
      </w:r>
      <w:r w:rsidR="00551098">
        <w:rPr>
          <w:rFonts w:ascii="Calibri" w:hAnsi="Calibri"/>
          <w:color w:val="000000"/>
        </w:rPr>
        <w:t xml:space="preserve"> </w:t>
      </w:r>
      <w:r w:rsidR="006049A8">
        <w:rPr>
          <w:rFonts w:ascii="Calibri" w:hAnsi="Calibri"/>
          <w:color w:val="000000"/>
        </w:rPr>
        <w:fldChar w:fldCharType="begin" w:fldLock="1"/>
      </w:r>
      <w:r w:rsidR="00504066">
        <w:rPr>
          <w:rFonts w:ascii="Calibri" w:hAnsi="Calibri"/>
          <w:color w:val="000000"/>
        </w:rPr>
        <w:instrText>ADDIN CSL_CITATION { "citationItems" : [ { "id" : "ITEM-1",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"ITEM-1", "issue" : "1", "issued" : { "date-parts" : [ [ "2005" ] ] }, "page" : "153-158", "title" : "Fine sediment budget on an inner-shelf coral-fringed island, Great Barrier Reef of Australia", "type" : "article-journal", "volume" : "65" }, "uris" : [ "http://www.mendeley.com/documents/?uuid=23385a69-d385-46a6-9790-b9c335aae919" ] }, { "id" : "ITEM-2",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"ITEM-2", "issue" : "3-4", "issued" : { "date-parts" : [ [ "2006", "2" ] ] }, "page" : "409-416", "title" : "Sedimentation in mangroves and coral reefs in a wet tropical island, Pohnpei, Micronesia", "type" : "article-journal", "volume" : "66" }, "uris" : [ "http://www.mendeley.com/documents/?uuid=93599880-52b5-45d7-8f48-d3b271c58085" ] }, { "id" : "ITEM-3",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"ITEM-3",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Victor et al., 2006; Wolanski et al., 2005)" }, "properties" : { "noteIndex" : 0 }, "schema" : "https://github.com/citation-style-language/schema/raw/master/csl-citation.json" }</w:instrText>
      </w:r>
      <w:r w:rsidR="006049A8">
        <w:rPr>
          <w:rFonts w:ascii="Calibri" w:hAnsi="Calibri"/>
          <w:color w:val="000000"/>
        </w:rPr>
        <w:fldChar w:fldCharType="separate"/>
      </w:r>
      <w:r w:rsidR="00551098" w:rsidRPr="00551098">
        <w:rPr>
          <w:rFonts w:ascii="Calibri" w:hAnsi="Calibri"/>
          <w:noProof/>
          <w:color w:val="000000"/>
        </w:rPr>
        <w:t>(Storlazzi et al., 2009; Victor et al., 2006; Wolanski et al., 2005)</w:t>
      </w:r>
      <w:r w:rsidR="006049A8">
        <w:rPr>
          <w:rFonts w:ascii="Calibri" w:hAnsi="Calibri"/>
          <w:color w:val="000000"/>
        </w:rPr>
        <w:fldChar w:fldCharType="end"/>
      </w:r>
      <w:r>
        <w:rPr>
          <w:rFonts w:ascii="Calibri" w:hAnsi="Calibri"/>
          <w:color w:val="000000"/>
        </w:rPr>
        <w:t xml:space="preserve">, yielding an integrated sample and average collection rate in mass per area per time, but </w:t>
      </w:r>
      <w:r w:rsidR="006049A8">
        <w:rPr>
          <w:rFonts w:ascii="Calibri" w:hAnsi="Calibri"/>
          <w:color w:val="000000"/>
        </w:rPr>
        <w:fldChar w:fldCharType="begin" w:fldLock="1"/>
      </w:r>
      <w:r w:rsidR="00504066">
        <w:rPr>
          <w:rFonts w:ascii="Calibri" w:hAnsi="Calibri"/>
          <w:color w:val="000000"/>
        </w:rP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sidR="006049A8">
        <w:rPr>
          <w:rFonts w:ascii="Calibri" w:hAnsi="Calibri"/>
          <w:color w:val="000000"/>
        </w:rPr>
        <w:fldChar w:fldCharType="separate"/>
      </w:r>
      <w:r>
        <w:rPr>
          <w:rFonts w:ascii="Calibri" w:hAnsi="Calibri"/>
          <w:noProof/>
          <w:color w:val="000000"/>
        </w:rPr>
        <w:t>Field et al. (</w:t>
      </w:r>
      <w:r w:rsidRPr="00417CF1">
        <w:rPr>
          <w:rFonts w:ascii="Calibri" w:hAnsi="Calibri"/>
          <w:noProof/>
          <w:color w:val="000000"/>
        </w:rPr>
        <w:t>2012)</w:t>
      </w:r>
      <w:r w:rsidR="006049A8">
        <w:rPr>
          <w:rFonts w:ascii="Calibri" w:hAnsi="Calibri"/>
          <w:color w:val="000000"/>
        </w:rPr>
        <w:fldChar w:fldCharType="end"/>
      </w:r>
      <w:r>
        <w:rPr>
          <w:rFonts w:ascii="Calibri" w:hAnsi="Calibri"/>
          <w:color w:val="000000"/>
        </w:rPr>
        <w:t xml:space="preserve"> argue the collection rate is a gross collection rate since particles cannot be removed as they would be on natural benthic surfaces. Since tube traps slow </w:t>
      </w:r>
      <w:r>
        <w:rPr>
          <w:rFonts w:ascii="Calibri" w:hAnsi="Calibri"/>
          <w:color w:val="000000"/>
        </w:rPr>
        <w:lastRenderedPageBreak/>
        <w:t xml:space="preserve">the water column and prevent resuspension, they can effectively trap sediment that would have been </w:t>
      </w:r>
      <w:proofErr w:type="spellStart"/>
      <w:r>
        <w:rPr>
          <w:rFonts w:ascii="Calibri" w:hAnsi="Calibri"/>
          <w:color w:val="000000"/>
        </w:rPr>
        <w:t>advected</w:t>
      </w:r>
      <w:proofErr w:type="spellEnd"/>
      <w:r>
        <w:rPr>
          <w:rFonts w:ascii="Calibri" w:hAnsi="Calibri"/>
          <w:color w:val="000000"/>
        </w:rPr>
        <w:t xml:space="preserve"> through the area without being deposited </w:t>
      </w:r>
      <w:r w:rsidR="006049A8">
        <w:rPr>
          <w:rFonts w:ascii="Calibri" w:hAnsi="Calibri"/>
          <w:color w:val="000000"/>
        </w:rPr>
        <w:fldChar w:fldCharType="begin" w:fldLock="1"/>
      </w:r>
      <w:r w:rsidR="00504066">
        <w:rPr>
          <w:rFonts w:ascii="Calibri" w:hAnsi="Calibri"/>
          <w:color w:val="000000"/>
        </w:rPr>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sidR="006049A8">
        <w:rPr>
          <w:rFonts w:ascii="Calibri" w:hAnsi="Calibri"/>
          <w:color w:val="000000"/>
        </w:rPr>
        <w:fldChar w:fldCharType="separate"/>
      </w:r>
      <w:r w:rsidRPr="00B93519">
        <w:rPr>
          <w:rFonts w:ascii="Calibri" w:hAnsi="Calibri"/>
          <w:noProof/>
          <w:color w:val="000000"/>
        </w:rPr>
        <w:t>(Storlazzi et al., 2011)</w:t>
      </w:r>
      <w:r w:rsidR="006049A8">
        <w:rPr>
          <w:rFonts w:ascii="Calibri" w:hAnsi="Calibri"/>
          <w:color w:val="000000"/>
        </w:rPr>
        <w:fldChar w:fldCharType="end"/>
      </w:r>
      <w:r>
        <w:rPr>
          <w:rFonts w:ascii="Calibri" w:hAnsi="Calibri"/>
          <w:color w:val="000000"/>
        </w:rPr>
        <w:t xml:space="preserve">. </w:t>
      </w:r>
      <w:r w:rsidR="00027F6A">
        <w:rPr>
          <w:rFonts w:ascii="Calibri" w:hAnsi="Calibri"/>
          <w:color w:val="000000"/>
        </w:rPr>
        <w:t xml:space="preserve">To more accurately quantify “net” sedimentation, </w:t>
      </w:r>
      <w:r w:rsidR="006049A8">
        <w:rPr>
          <w:rFonts w:ascii="Calibri" w:hAnsi="Calibri"/>
          <w:color w:val="000000"/>
        </w:rPr>
        <w:fldChar w:fldCharType="begin" w:fldLock="1"/>
      </w:r>
      <w:r w:rsidR="00504066">
        <w:rPr>
          <w:rFonts w:ascii="Calibri" w:hAnsi="Calibri"/>
          <w:color w:val="000000"/>
        </w:rPr>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"manualFormatting" : "Field et al. (2012)", "previouslyFormattedCitation" : "(Field et al., 2012)" }, "properties" : { "noteIndex" : 0 }, "schema" : "https://github.com/citation-style-language/schema/raw/master/csl-citation.json" }</w:instrText>
      </w:r>
      <w:r w:rsidR="006049A8">
        <w:rPr>
          <w:rFonts w:ascii="Calibri" w:hAnsi="Calibri"/>
          <w:color w:val="000000"/>
        </w:rPr>
        <w:fldChar w:fldCharType="separate"/>
      </w:r>
      <w:r w:rsidRPr="00B93519">
        <w:rPr>
          <w:rFonts w:ascii="Calibri" w:hAnsi="Calibri"/>
          <w:noProof/>
          <w:color w:val="000000"/>
        </w:rPr>
        <w:t>Field et al</w:t>
      </w:r>
      <w:r>
        <w:rPr>
          <w:rFonts w:ascii="Calibri" w:hAnsi="Calibri"/>
          <w:noProof/>
          <w:color w:val="000000"/>
        </w:rPr>
        <w:t>. (</w:t>
      </w:r>
      <w:r w:rsidRPr="00B93519">
        <w:rPr>
          <w:rFonts w:ascii="Calibri" w:hAnsi="Calibri"/>
          <w:noProof/>
          <w:color w:val="000000"/>
        </w:rPr>
        <w:t>2012)</w:t>
      </w:r>
      <w:r w:rsidR="006049A8">
        <w:rPr>
          <w:rFonts w:ascii="Calibri" w:hAnsi="Calibri"/>
          <w:color w:val="000000"/>
        </w:rPr>
        <w:fldChar w:fldCharType="end"/>
      </w:r>
      <w:r>
        <w:rPr>
          <w:rFonts w:ascii="Calibri" w:hAnsi="Calibri"/>
          <w:color w:val="000000"/>
        </w:rPr>
        <w:t xml:space="preserve"> proposed the use of “SedPods” where a flat, circular, roughened concrete surface is deployed </w:t>
      </w:r>
      <w:r w:rsidR="00027F6A">
        <w:rPr>
          <w:rFonts w:ascii="Calibri" w:hAnsi="Calibri"/>
          <w:color w:val="000000"/>
        </w:rPr>
        <w:t>which</w:t>
      </w:r>
      <w:r>
        <w:rPr>
          <w:rFonts w:ascii="Calibri" w:hAnsi="Calibri"/>
          <w:color w:val="000000"/>
        </w:rPr>
        <w:t xml:space="preserve"> allow</w:t>
      </w:r>
      <w:r w:rsidR="00027F6A">
        <w:rPr>
          <w:rFonts w:ascii="Calibri" w:hAnsi="Calibri"/>
          <w:color w:val="000000"/>
        </w:rPr>
        <w:t>s</w:t>
      </w:r>
      <w:r>
        <w:rPr>
          <w:rFonts w:ascii="Calibri" w:hAnsi="Calibri"/>
          <w:color w:val="000000"/>
        </w:rPr>
        <w:t xml:space="preserve"> for resuspension, similar to the surrounding benthic substrate. Deploying a tube trap in conjunction with a </w:t>
      </w:r>
      <w:proofErr w:type="spellStart"/>
      <w:r>
        <w:rPr>
          <w:rFonts w:ascii="Calibri" w:hAnsi="Calibri"/>
          <w:color w:val="000000"/>
        </w:rPr>
        <w:t>SedPod</w:t>
      </w:r>
      <w:proofErr w:type="spellEnd"/>
      <w:r>
        <w:rPr>
          <w:rFonts w:ascii="Calibri" w:hAnsi="Calibri"/>
          <w:color w:val="000000"/>
        </w:rPr>
        <w:t xml:space="preserve"> </w:t>
      </w:r>
      <w:r w:rsidR="00027F6A">
        <w:rPr>
          <w:rFonts w:ascii="Calibri" w:hAnsi="Calibri"/>
          <w:color w:val="000000"/>
        </w:rPr>
        <w:t>provides</w:t>
      </w:r>
      <w:r>
        <w:rPr>
          <w:rFonts w:ascii="Calibri" w:hAnsi="Calibri"/>
          <w:color w:val="000000"/>
        </w:rPr>
        <w:t xml:space="preserve"> a comparison of gross and net sediment accumulation, and an assessment of the interaction of sediment loading and removal at time scales relevant to coral mortality and management. </w:t>
      </w:r>
    </w:p>
    <w:p w14:paraId="12513280" w14:textId="77777777" w:rsidR="00027F6A" w:rsidRDefault="00027F6A" w:rsidP="005E3EB1">
      <w:pPr>
        <w:ind w:firstLine="720"/>
      </w:pPr>
      <w:r w:rsidRPr="00703BBA">
        <w:t xml:space="preserve">SedPods </w:t>
      </w:r>
      <w:r w:rsidR="006049A8">
        <w:fldChar w:fldCharType="begin" w:fldLock="1"/>
      </w:r>
      <w:r w:rsidR="00504066">
        <w:instrText>ADDIN CSL_CITATION { "citationItems" : [ { "id" : "ITEM-1", "itemData" : { "DOI" : "10.1007/s00338-012-0953-5", "ISSN" : "0722-4028", "author" : [ { "dropping-particle" : "", "family" : "Field", "given" : "Michael E.", "non-dropping-particle" : "", "parse-names" : false, "suffix" : "" }, { "dropping-particle" : "", "family" : "Chezar", "given" : "H.", "non-dropping-particle" : "", "parse-names" : false, "suffix" : "" }, { "dropping-particle" : "", "family" : "Storlazzi", "given" : "Curt D.", "non-dropping-particle" : "", "parse-names" : false, "suffix" : "" } ], "container-title" : "Coral Reefs", "id" : "ITEM-1", "issued" : { "date-parts" : [ [ "2012", "9", "12" ] ] }, "title" : "SedPods: a low-cost coral proxy for measuring net sedimentation", "type" : "article-journal" }, "uris" : [ "http://www.mendeley.com/documents/?uuid=bb90bca2-a7df-412a-9a83-a72d56056cc6" ] } ], "mendeley" : { "previouslyFormattedCitation" : "(Field et al., 2012)" }, "properties" : { "noteIndex" : 0 }, "schema" : "https://github.com/citation-style-language/schema/raw/master/csl-citation.json" }</w:instrText>
      </w:r>
      <w:r w:rsidR="006049A8">
        <w:fldChar w:fldCharType="separate"/>
      </w:r>
      <w:r w:rsidR="003C3570" w:rsidRPr="003C3570">
        <w:rPr>
          <w:noProof/>
        </w:rPr>
        <w:t>(Field et al., 2012)</w:t>
      </w:r>
      <w:r w:rsidR="006049A8">
        <w:fldChar w:fldCharType="end"/>
      </w:r>
      <w:r w:rsidR="003C3570">
        <w:t xml:space="preserve"> </w:t>
      </w:r>
      <w:r w:rsidRPr="00703BBA">
        <w:t xml:space="preserve">and tube traps </w:t>
      </w:r>
      <w:r w:rsidR="006049A8">
        <w:fldChar w:fldCharType="begin" w:fldLock="1"/>
      </w:r>
      <w:r w:rsidR="00504066">
        <w:instrText>ADDIN CSL_CITATION { "citationItems" : [ { "id" : "ITEM-1", "itemData" : { "ISBN" : "0722-4028",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"container-title" : "Coral Reefs", "id" : "ITEM-1", "issue" : "1", "issued" : { "date-parts" : [ [ "2011" ] ] }, "page" : "23-38", "title" : "The use (and misuse) of sediment traps in coral reef environments: theory, observations, and suggested protocols", "type" : "article-journal", "volume" : "30" }, "uris" : [ "http://www.mendeley.com/documents/?uuid=fe4f66ed-f9f0-4a0d-9df5-7a197f215643" ] } ], "mendeley" : { "previouslyFormattedCitation" : "(Storlazzi et al., 2011)" }, "properties" : { "noteIndex" : 0 }, "schema" : "https://github.com/citation-style-language/schema/raw/master/csl-citation.json" }</w:instrText>
      </w:r>
      <w:r w:rsidR="006049A8">
        <w:fldChar w:fldCharType="separate"/>
      </w:r>
      <w:r w:rsidR="003C3570" w:rsidRPr="003C3570">
        <w:rPr>
          <w:noProof/>
        </w:rPr>
        <w:t>(Storlazzi et al., 2011)</w:t>
      </w:r>
      <w:r w:rsidR="006049A8">
        <w:fldChar w:fldCharType="end"/>
      </w:r>
      <w:r w:rsidRPr="00703BBA">
        <w:t xml:space="preserve"> </w:t>
      </w:r>
      <w:r w:rsidR="00703057">
        <w:t xml:space="preserve">have been deployed </w:t>
      </w:r>
      <w:r w:rsidRPr="00703BBA">
        <w:t>at nine locations</w:t>
      </w:r>
      <w:r w:rsidR="00703057">
        <w:t xml:space="preserve"> on </w:t>
      </w:r>
      <w:r w:rsidRPr="00703BBA">
        <w:t>the reef flat (water depth 1-2</w:t>
      </w:r>
      <w:r w:rsidR="003C3570">
        <w:t xml:space="preserve"> </w:t>
      </w:r>
      <w:r w:rsidRPr="00703BBA">
        <w:t>m) and reef crest (10-15</w:t>
      </w:r>
      <w:r w:rsidR="003C3570">
        <w:t xml:space="preserve"> </w:t>
      </w:r>
      <w:r w:rsidRPr="00703BBA">
        <w:t>m)</w:t>
      </w:r>
      <w:r w:rsidR="00703057">
        <w:t xml:space="preserve"> in Faga’alu Bay</w:t>
      </w:r>
      <w:r w:rsidRPr="00703BBA">
        <w:t>,</w:t>
      </w:r>
      <w:r w:rsidR="00703057">
        <w:t xml:space="preserve"> are being collected monthly to provide data on</w:t>
      </w:r>
      <w:r w:rsidRPr="00703BBA">
        <w:t xml:space="preserve"> monthly sediment accumulation rates (mg/cm</w:t>
      </w:r>
      <w:r w:rsidRPr="00703BBA">
        <w:rPr>
          <w:vertAlign w:val="superscript"/>
        </w:rPr>
        <w:t>2</w:t>
      </w:r>
      <w:r w:rsidR="003C3570">
        <w:t>/d</w:t>
      </w:r>
      <w:r w:rsidRPr="00703BBA">
        <w:t>) (</w:t>
      </w:r>
      <w:r w:rsidR="00166536">
        <w:fldChar w:fldCharType="begin"/>
      </w:r>
      <w:r w:rsidR="00166536">
        <w:instrText xml:space="preserve"> REF _Ref374110110 \h  \* MERGEFORMAT </w:instrText>
      </w:r>
      <w:r w:rsidR="00166536">
        <w:fldChar w:fldCharType="separate"/>
      </w:r>
      <w:r w:rsidRPr="00703BBA">
        <w:t xml:space="preserve">Figure </w:t>
      </w:r>
      <w:r>
        <w:t>2</w:t>
      </w:r>
      <w:r w:rsidR="00166536">
        <w:fldChar w:fldCharType="end"/>
      </w:r>
      <w:r w:rsidRPr="00703BBA">
        <w:t>) from</w:t>
      </w:r>
      <w:r w:rsidR="00703057">
        <w:t xml:space="preserve"> February </w:t>
      </w:r>
      <w:r w:rsidRPr="00703BBA">
        <w:t>2014 through January 2015.  Collection will be performed by Messina when in the field and by Department of Marine and Wildlife Resources when Messina is not on-island. See QAPP 2.2.11.1-2.2.11.4.</w:t>
      </w:r>
    </w:p>
    <w:p w14:paraId="500B1664" w14:textId="77777777" w:rsidR="00027F6A" w:rsidRPr="00703057" w:rsidRDefault="00027F6A" w:rsidP="00703057">
      <w:pPr>
        <w:pStyle w:val="Heading3"/>
        <w:numPr>
          <w:ilvl w:val="0"/>
          <w:numId w:val="0"/>
        </w:numPr>
        <w:ind w:left="720" w:hanging="720"/>
        <w:jc w:val="both"/>
        <w:rPr>
          <w:rFonts w:asciiTheme="minorHAnsi" w:hAnsiTheme="minorHAnsi"/>
        </w:rPr>
      </w:pPr>
      <w:bookmarkStart w:id="37" w:name="_Toc389207943"/>
      <w:r w:rsidRPr="00703BBA">
        <w:rPr>
          <w:rFonts w:asciiTheme="minorHAnsi" w:hAnsiTheme="minorHAnsi"/>
        </w:rPr>
        <w:t xml:space="preserve">Sediment </w:t>
      </w:r>
      <w:bookmarkEnd w:id="37"/>
      <w:r>
        <w:rPr>
          <w:rFonts w:asciiTheme="minorHAnsi" w:hAnsiTheme="minorHAnsi"/>
        </w:rPr>
        <w:t>composition and particle size</w:t>
      </w:r>
    </w:p>
    <w:p w14:paraId="5466D584" w14:textId="77777777" w:rsidR="00027F6A" w:rsidRPr="00703BBA" w:rsidRDefault="00703057" w:rsidP="00286650">
      <w:pPr>
        <w:ind w:firstLine="720"/>
      </w:pPr>
      <w:r>
        <w:t>Sediment samples collected in tubes and SedPods are wet sieved to separate the sand and fine fractions for analysis and rinse salt from the sample. The samples are dried and weighed to determine bulk sediment accumulation before being shipped to SDSU to c</w:t>
      </w:r>
      <w:r w:rsidR="00027F6A" w:rsidRPr="00703BBA">
        <w:t xml:space="preserve">haracterize the geochemical composition </w:t>
      </w:r>
      <w:r>
        <w:t>(</w:t>
      </w:r>
      <w:r w:rsidR="00027F6A" w:rsidRPr="00703BBA">
        <w:t>percent terrigenous, carbonate and organic</w:t>
      </w:r>
      <w:r>
        <w:t>)</w:t>
      </w:r>
      <w:r w:rsidR="00027F6A" w:rsidRPr="00703BBA">
        <w:t xml:space="preserve"> using Loss on Ignition (LOI) method</w:t>
      </w:r>
      <w:r w:rsidR="00286650">
        <w:t xml:space="preserve"> </w:t>
      </w:r>
      <w:r w:rsidR="006049A8">
        <w:fldChar w:fldCharType="begin" w:fldLock="1"/>
      </w:r>
      <w:r w:rsidR="00504066">
        <w:instrText>ADDIN CSL_CITATION { "citationItems" : [ { "id" : "ITEM-1", "itemData" : { "author" : [ { "dropping-particle" : "", "family" : "Heiri", "given" : "Oliver", "non-dropping-particle" : "", "parse-names" : false, "suffix" : "" }, { "dropping-particle" : "", "family" : "Lotter", "given" : "Andr\u00e9 F", "non-dropping-particle" : "", "parse-names" : false, "suffix" : "" }, { "dropping-particle" : "", "family" : "Lemcke", "given" : "Gerry", "non-dropping-particle" : "", "parse-names" : false, "suffix" : "" } ], "container-title" : "Journal of Paleolimnology", "id" : "ITEM-1", "issued" : { "date-parts" : [ [ "2001" ] ] }, "page" : "101-110", "title" : "Loss on ignition as a method for estimating organic and carbonate content in sediments : reproducibility and comparability of results", "type" : "article-journal", "volume" : "25" }, "uris" : [ "http://www.mendeley.com/documents/?uuid=3cc85ea9-e22b-4184-9317-446c4e83fcc4" ] }, { "id" : "ITEM-2", "itemData" : { "ISBN" : "0921-2728", "author" : [ { "dropping-particle" : "", "family" : "Santisteban", "given" : "J I", "non-dropping-particle" : "", "parse-names" : false, "suffix" : "" }, { "dropping-particle" : "", "family" : "Mediavilla", "given" : "R", "non-dropping-particle" : "", "parse-names" : false, "suffix" : "" }, { "dropping-particle" : "", "family" : "Lopez-Pamo", "given" : "E", "non-dropping-particle" : "", "parse-names" : false, "suffix" : "" }, { "dropping-particle" : "", "family" : "Dabrio", "given" : "C J", "non-dropping-particle" : "", "parse-names" : false, "suffix" : "" }, { "dropping-particle" : "", "family" : "Zapata", "given" : "M B R", "non-dropping-particle" : "", "parse-names" : false, "suffix" : "" }, { "dropping-particle" : "", "family" : "Garcia", "given" : "M J G", "non-dropping-particle" : "", "parse-names" : false, "suffix" : "" }, { "dropping-particle" : "", "family" : "Castano", "given" : "S", "non-dropping-particle" : "", "parse-names" : false, "suffix" : "" }, { "dropping-particle" : "", "family" : "Mart\u00ednez-Alfaro", "given" : "P E", "non-dropping-particle" : "", "parse-names" : false, "suffix" : "" } ], "container-title" : "Journal of Paleolimnology", "id" : "ITEM-2", "issue" : "3", "issued" : { "date-parts" : [ [ "2004" ] ] }, "page" : "287-299", "title" : "Loss on ignition: a qualitative or quantitative method for organic matter and carbonate mineral content in sediments?", "type" : "article-journal", "volume" : "32" }, "uris" : [ "http://www.mendeley.com/documents/?uuid=f93293b5-0df9-4e83-9df1-b9198abc35a7" ] } ], "mendeley" : { "previouslyFormattedCitation" : "(Heiri et al., 2001; Santisteban et al., 2004)" }, "properties" : { "noteIndex" : 0 }, "schema" : "https://github.com/citation-style-language/schema/raw/master/csl-citation.json" }</w:instrText>
      </w:r>
      <w:r w:rsidR="006049A8">
        <w:fldChar w:fldCharType="separate"/>
      </w:r>
      <w:r w:rsidR="003C3570" w:rsidRPr="003C3570">
        <w:rPr>
          <w:noProof/>
        </w:rPr>
        <w:t>(Heiri et al., 2001; Santisteban et al., 2004)</w:t>
      </w:r>
      <w:r w:rsidR="006049A8">
        <w:fldChar w:fldCharType="end"/>
      </w:r>
      <w:r w:rsidR="00027F6A" w:rsidRPr="00703BBA">
        <w:t>. The LOI method uses a muffler furnace that can s</w:t>
      </w:r>
      <w:r>
        <w:t>ustain 950 C for several hours</w:t>
      </w:r>
      <w:r w:rsidR="003C3570">
        <w:t xml:space="preserve"> to combust and remove organic, then carbonate material, leaving only terrigenous residue</w:t>
      </w:r>
      <w:r>
        <w:t>.</w:t>
      </w:r>
      <w:r w:rsidR="00027F6A" w:rsidRPr="00703BBA">
        <w:t xml:space="preserve"> </w:t>
      </w:r>
      <w:r>
        <w:t xml:space="preserve">All carbonate sediment is assumed to be reef derived, all non-carbonate is assumed to be terrigenous </w:t>
      </w:r>
      <w:r w:rsidR="006049A8">
        <w:fldChar w:fldCharType="begin" w:fldLock="1"/>
      </w:r>
      <w:r w:rsidR="00504066">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sidR="006049A8">
        <w:fldChar w:fldCharType="separate"/>
      </w:r>
      <w:r w:rsidRPr="008B224B">
        <w:rPr>
          <w:noProof/>
        </w:rPr>
        <w:t>(Ryan et al., 2008)</w:t>
      </w:r>
      <w:r w:rsidR="006049A8">
        <w:fldChar w:fldCharType="end"/>
      </w:r>
      <w:r>
        <w:t xml:space="preserve">. </w:t>
      </w:r>
      <w:r w:rsidR="00027F6A" w:rsidRPr="00703BBA">
        <w:t>See QAPP 3.5.</w:t>
      </w:r>
      <w:r w:rsidR="00286650">
        <w:t xml:space="preserve"> </w:t>
      </w:r>
      <w:r w:rsidR="00027F6A" w:rsidRPr="00703BBA">
        <w:t>The particle size distributio</w:t>
      </w:r>
      <w:r w:rsidR="00286650">
        <w:t xml:space="preserve">n </w:t>
      </w:r>
      <w:r w:rsidR="00027F6A" w:rsidRPr="00703BBA">
        <w:t>and geochemical composition of sediment collected in traps may differ from sediment that accumulates on the reef, so sediments in the immediate area of the trap will also be sampled. See QAPP 2.2.11.5.</w:t>
      </w:r>
    </w:p>
    <w:p w14:paraId="081A04F8" w14:textId="77777777" w:rsidR="00027F6A" w:rsidRPr="00703BBA" w:rsidRDefault="00614046" w:rsidP="00027F6A">
      <w:pPr>
        <w:pStyle w:val="Heading3"/>
        <w:numPr>
          <w:ilvl w:val="0"/>
          <w:numId w:val="0"/>
        </w:numPr>
        <w:ind w:left="720" w:hanging="720"/>
        <w:jc w:val="both"/>
        <w:rPr>
          <w:rFonts w:asciiTheme="minorHAnsi" w:hAnsiTheme="minorHAnsi"/>
        </w:rPr>
      </w:pPr>
      <w:r>
        <w:rPr>
          <w:rFonts w:asciiTheme="minorHAnsi" w:hAnsiTheme="minorHAnsi"/>
        </w:rPr>
        <w:t xml:space="preserve">Modeling </w:t>
      </w:r>
      <w:r w:rsidR="008245E9">
        <w:rPr>
          <w:rFonts w:asciiTheme="minorHAnsi" w:hAnsiTheme="minorHAnsi"/>
        </w:rPr>
        <w:t>temporal</w:t>
      </w:r>
      <w:r w:rsidR="0095717D">
        <w:rPr>
          <w:rFonts w:asciiTheme="minorHAnsi" w:hAnsiTheme="minorHAnsi"/>
        </w:rPr>
        <w:t xml:space="preserve"> variation in sediment accumulation </w:t>
      </w:r>
    </w:p>
    <w:p w14:paraId="693D53AA" w14:textId="77777777" w:rsidR="00703057" w:rsidRDefault="00703057" w:rsidP="00703057">
      <w:pPr>
        <w:pStyle w:val="ListParagraph"/>
        <w:ind w:left="0" w:firstLine="576"/>
      </w:pPr>
      <w:commentRangeStart w:id="38"/>
      <w:r>
        <w:t xml:space="preserve">Statistical models, including both simple </w:t>
      </w:r>
      <w:commentRangeEnd w:id="38"/>
      <w:r w:rsidR="00E52175">
        <w:rPr>
          <w:rStyle w:val="CommentReference"/>
        </w:rPr>
        <w:commentReference w:id="38"/>
      </w:r>
      <w:r>
        <w:t>linear regression models and more complex generalized additive mixed models (GAMMs) will be used to establish the relative controls of each mea</w:t>
      </w:r>
      <w:r w:rsidR="00AF5FB2">
        <w:t xml:space="preserve">sured variable on sediment accumulation </w:t>
      </w:r>
      <w:r>
        <w:t xml:space="preserve">rates, both the average </w:t>
      </w:r>
      <w:r w:rsidR="0095717D">
        <w:t xml:space="preserve">for North and South reefs, </w:t>
      </w:r>
      <w:r>
        <w:t xml:space="preserve">and at each of the nine locations where accumulation will be measured. </w:t>
      </w:r>
    </w:p>
    <w:p w14:paraId="70BF9C16" w14:textId="77777777" w:rsidR="00703057" w:rsidRPr="00A77198" w:rsidRDefault="002D6348" w:rsidP="00703057">
      <w:pPr>
        <w:pStyle w:val="ListParagraph"/>
        <w:ind w:left="0" w:firstLine="709"/>
      </w:pPr>
      <w:r>
        <w:t>A</w:t>
      </w:r>
      <w:r w:rsidR="00703057">
        <w:t xml:space="preserve"> semi-empirical model of sediment accumulation (S</w:t>
      </w:r>
      <w:r w:rsidR="00703057">
        <w:rPr>
          <w:vertAlign w:val="subscript"/>
        </w:rPr>
        <w:t>i</w:t>
      </w:r>
      <w:r w:rsidR="00703057">
        <w:t xml:space="preserve">) at location </w:t>
      </w:r>
      <w:proofErr w:type="spellStart"/>
      <w:r w:rsidR="00703057">
        <w:rPr>
          <w:i/>
        </w:rPr>
        <w:t>i</w:t>
      </w:r>
      <w:proofErr w:type="spellEnd"/>
      <w:r w:rsidR="00703057">
        <w:t xml:space="preserve"> in the bay during month </w:t>
      </w:r>
      <w:r w:rsidR="00703057" w:rsidRPr="00D61AAC">
        <w:rPr>
          <w:i/>
        </w:rPr>
        <w:t>t</w:t>
      </w:r>
      <w:r w:rsidR="00703057">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676"/>
        <w:gridCol w:w="2916"/>
      </w:tblGrid>
      <w:tr w:rsidR="00EC4C96" w:rsidRPr="00EC4C96" w14:paraId="7AF46C53" w14:textId="77777777">
        <w:tc>
          <w:tcPr>
            <w:tcW w:w="2178" w:type="dxa"/>
          </w:tcPr>
          <w:p w14:paraId="01D3F773" w14:textId="77777777" w:rsidR="00703057" w:rsidRDefault="00703057" w:rsidP="0042234A">
            <w:pPr>
              <w:pStyle w:val="ListParagraph"/>
              <w:ind w:left="0"/>
              <w:rPr>
                <w:b/>
                <w:kern w:val="24"/>
              </w:rPr>
            </w:pPr>
          </w:p>
        </w:tc>
        <w:tc>
          <w:tcPr>
            <w:tcW w:w="4884" w:type="dxa"/>
          </w:tcPr>
          <w:p w14:paraId="3BC8A934" w14:textId="77777777" w:rsidR="00703057" w:rsidRDefault="00166536" w:rsidP="0042234A">
            <w:pPr>
              <w:pStyle w:val="ListParagraph"/>
              <w:ind w:left="0"/>
              <w:rPr>
                <w:b/>
                <w:kern w:val="24"/>
                <w:sz w:val="28"/>
              </w:rPr>
            </w:pPr>
            <m:oMathPara>
              <m:oMath>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i</m:t>
                    </m:r>
                  </m:sub>
                </m:sSub>
                <m:r>
                  <w:rPr>
                    <w:rFonts w:ascii="Cambria Math" w:hAnsi="Cambria Math"/>
                    <w:kern w:val="24"/>
                    <w:sz w:val="28"/>
                  </w:rPr>
                  <m:t>(t)=f</m:t>
                </m:r>
                <m:d>
                  <m:dPr>
                    <m:ctrlPr>
                      <w:rPr>
                        <w:rFonts w:ascii="Cambria Math" w:hAnsi="Cambria Math"/>
                        <w:i/>
                        <w:kern w:val="24"/>
                        <w:sz w:val="28"/>
                      </w:rPr>
                    </m:ctrlPr>
                  </m:dPr>
                  <m:e>
                    <m:sSub>
                      <m:sSubPr>
                        <m:ctrlPr>
                          <w:rPr>
                            <w:rFonts w:ascii="Cambria Math" w:hAnsi="Cambria Math"/>
                            <w:i/>
                            <w:kern w:val="24"/>
                            <w:sz w:val="28"/>
                          </w:rPr>
                        </m:ctrlPr>
                      </m:sSubPr>
                      <m:e>
                        <m:r>
                          <w:rPr>
                            <w:rFonts w:ascii="Cambria Math" w:hAnsi="Cambria Math"/>
                            <w:kern w:val="24"/>
                            <w:sz w:val="28"/>
                          </w:rPr>
                          <m:t>S</m:t>
                        </m:r>
                      </m:e>
                      <m:sub>
                        <m:r>
                          <w:rPr>
                            <w:rFonts w:ascii="Cambria Math" w:hAnsi="Cambria Math"/>
                            <w:kern w:val="24"/>
                            <w:sz w:val="28"/>
                          </w:rPr>
                          <m:t>w</m:t>
                        </m:r>
                      </m:sub>
                    </m:sSub>
                    <m:r>
                      <w:rPr>
                        <w:rFonts w:ascii="Cambria Math" w:hAnsi="Cambria Math"/>
                        <w:kern w:val="24"/>
                        <w:sz w:val="28"/>
                      </w:rPr>
                      <m:t>(t),</m:t>
                    </m:r>
                    <m:sSub>
                      <m:sSubPr>
                        <m:ctrlPr>
                          <w:rPr>
                            <w:rFonts w:ascii="Cambria Math" w:hAnsi="Cambria Math"/>
                            <w:i/>
                            <w:kern w:val="24"/>
                            <w:sz w:val="28"/>
                          </w:rPr>
                        </m:ctrlPr>
                      </m:sSubPr>
                      <m:e>
                        <m:r>
                          <w:rPr>
                            <w:rFonts w:ascii="Cambria Math" w:hAnsi="Cambria Math"/>
                            <w:kern w:val="24"/>
                            <w:sz w:val="28"/>
                          </w:rPr>
                          <m:t>R</m:t>
                        </m:r>
                      </m:e>
                      <m:sub>
                        <m:r>
                          <w:rPr>
                            <w:rFonts w:ascii="Cambria Math" w:hAnsi="Cambria Math"/>
                            <w:kern w:val="24"/>
                            <w:sz w:val="28"/>
                          </w:rPr>
                          <m:t>i</m:t>
                        </m:r>
                      </m:sub>
                    </m:sSub>
                    <m:r>
                      <w:rPr>
                        <w:rFonts w:ascii="Cambria Math" w:hAnsi="Cambria Math"/>
                        <w:kern w:val="24"/>
                        <w:sz w:val="28"/>
                      </w:rPr>
                      <m:t>(t),</m:t>
                    </m:r>
                    <m:sSub>
                      <m:sSubPr>
                        <m:ctrlPr>
                          <w:rPr>
                            <w:rFonts w:ascii="Cambria Math" w:hAnsi="Cambria Math"/>
                            <w:kern w:val="24"/>
                            <w:sz w:val="28"/>
                          </w:rPr>
                        </m:ctrlPr>
                      </m:sSubPr>
                      <m:e>
                        <m:r>
                          <w:rPr>
                            <w:rFonts w:ascii="Cambria Math" w:hAnsi="Cambria Math"/>
                            <w:kern w:val="24"/>
                            <w:sz w:val="28"/>
                          </w:rPr>
                          <m:t>SB</m:t>
                        </m:r>
                      </m:e>
                      <m:sub>
                        <m:r>
                          <w:rPr>
                            <w:rFonts w:ascii="Cambria Math" w:hAnsi="Cambria Math"/>
                            <w:kern w:val="24"/>
                            <w:sz w:val="28"/>
                          </w:rPr>
                          <m:t>i</m:t>
                        </m:r>
                      </m:sub>
                    </m:sSub>
                  </m:e>
                </m:d>
              </m:oMath>
            </m:oMathPara>
          </w:p>
          <w:p w14:paraId="1C10131A" w14:textId="77777777" w:rsidR="00703057" w:rsidRDefault="00703057" w:rsidP="0042234A">
            <w:pPr>
              <w:pStyle w:val="ListParagraph"/>
              <w:ind w:left="0"/>
              <w:rPr>
                <w:b/>
                <w:kern w:val="24"/>
              </w:rPr>
            </w:pPr>
          </w:p>
        </w:tc>
        <w:tc>
          <w:tcPr>
            <w:tcW w:w="3126" w:type="dxa"/>
          </w:tcPr>
          <w:p w14:paraId="2FB98372" w14:textId="77777777" w:rsidR="00703057" w:rsidRPr="00EC4C96" w:rsidRDefault="00EC4C96" w:rsidP="0042234A">
            <w:pPr>
              <w:pStyle w:val="ListParagraph"/>
              <w:ind w:left="0"/>
              <w:jc w:val="right"/>
              <w:rPr>
                <w:kern w:val="24"/>
              </w:rPr>
            </w:pPr>
            <w:r w:rsidRPr="00EC4C96">
              <w:rPr>
                <w:kern w:val="24"/>
              </w:rPr>
              <w:t xml:space="preserve">Equation </w:t>
            </w:r>
            <w:r w:rsidR="00703057" w:rsidRPr="00EC4C96">
              <w:rPr>
                <w:kern w:val="24"/>
              </w:rPr>
              <w:t>1</w:t>
            </w:r>
          </w:p>
        </w:tc>
      </w:tr>
    </w:tbl>
    <w:p w14:paraId="0DECAA09" w14:textId="77777777" w:rsidR="00B75696" w:rsidRDefault="00703057" w:rsidP="00B75696">
      <w:pPr>
        <w:pStyle w:val="ListParagraph"/>
        <w:ind w:left="0"/>
        <w:rPr>
          <w:kern w:val="24"/>
        </w:rPr>
      </w:pPr>
      <w:r>
        <w:rPr>
          <w:kern w:val="24"/>
        </w:rPr>
        <w:t xml:space="preserve">where </w:t>
      </w:r>
      <w:proofErr w:type="spellStart"/>
      <w:proofErr w:type="gramStart"/>
      <w:r w:rsidRPr="00614046">
        <w:rPr>
          <w:i/>
          <w:kern w:val="24"/>
        </w:rPr>
        <w:t>S</w:t>
      </w:r>
      <w:r w:rsidR="008B2C3B">
        <w:rPr>
          <w:i/>
          <w:kern w:val="24"/>
          <w:vertAlign w:val="subscript"/>
        </w:rPr>
        <w:t>w</w:t>
      </w:r>
      <w:proofErr w:type="spellEnd"/>
      <w:r w:rsidRPr="00614046">
        <w:rPr>
          <w:i/>
          <w:kern w:val="24"/>
        </w:rPr>
        <w:t>(</w:t>
      </w:r>
      <w:proofErr w:type="gramEnd"/>
      <w:r w:rsidRPr="00614046">
        <w:rPr>
          <w:i/>
          <w:kern w:val="24"/>
        </w:rPr>
        <w:t>t)</w:t>
      </w:r>
      <w:r>
        <w:rPr>
          <w:kern w:val="24"/>
        </w:rPr>
        <w:t xml:space="preserve"> is sediment loading from t</w:t>
      </w:r>
      <w:r w:rsidR="00AF5FB2">
        <w:rPr>
          <w:kern w:val="24"/>
        </w:rPr>
        <w:t>he watershed in month</w:t>
      </w:r>
      <w:r w:rsidR="00614046">
        <w:rPr>
          <w:kern w:val="24"/>
        </w:rPr>
        <w:t xml:space="preserve"> </w:t>
      </w:r>
      <w:r w:rsidR="00614046" w:rsidRPr="00614046">
        <w:rPr>
          <w:i/>
          <w:kern w:val="24"/>
        </w:rPr>
        <w:t>t</w:t>
      </w:r>
      <w:r w:rsidR="00AF5FB2">
        <w:rPr>
          <w:kern w:val="24"/>
        </w:rPr>
        <w:t xml:space="preserve">, </w:t>
      </w:r>
      <w:proofErr w:type="spellStart"/>
      <w:r w:rsidR="00AF5FB2" w:rsidRPr="00614046">
        <w:rPr>
          <w:i/>
          <w:kern w:val="24"/>
        </w:rPr>
        <w:t>R</w:t>
      </w:r>
      <w:r w:rsidR="005420C9" w:rsidRPr="005420C9">
        <w:rPr>
          <w:i/>
          <w:kern w:val="24"/>
          <w:vertAlign w:val="subscript"/>
        </w:rPr>
        <w:t>i</w:t>
      </w:r>
      <w:proofErr w:type="spellEnd"/>
      <w:r w:rsidRPr="00614046">
        <w:rPr>
          <w:i/>
          <w:kern w:val="24"/>
        </w:rPr>
        <w:t>(t)</w:t>
      </w:r>
      <w:r>
        <w:rPr>
          <w:kern w:val="24"/>
        </w:rPr>
        <w:t xml:space="preserve"> is </w:t>
      </w:r>
      <w:r w:rsidR="008B2C3B">
        <w:rPr>
          <w:kern w:val="24"/>
        </w:rPr>
        <w:t xml:space="preserve">mean </w:t>
      </w:r>
      <w:r w:rsidR="00AF5FB2">
        <w:rPr>
          <w:kern w:val="24"/>
        </w:rPr>
        <w:t>water residence time</w:t>
      </w:r>
      <w:r>
        <w:rPr>
          <w:kern w:val="24"/>
        </w:rPr>
        <w:t xml:space="preserve"> over the reef </w:t>
      </w:r>
      <w:commentRangeStart w:id="39"/>
      <w:r>
        <w:rPr>
          <w:kern w:val="24"/>
        </w:rPr>
        <w:t>flat</w:t>
      </w:r>
      <w:commentRangeEnd w:id="39"/>
      <w:r w:rsidR="0042234A">
        <w:rPr>
          <w:rStyle w:val="CommentReference"/>
        </w:rPr>
        <w:commentReference w:id="39"/>
      </w:r>
      <w:r w:rsidR="005420C9">
        <w:rPr>
          <w:kern w:val="24"/>
        </w:rPr>
        <w:t xml:space="preserve"> at location </w:t>
      </w:r>
      <w:proofErr w:type="spellStart"/>
      <w:r w:rsidR="005420C9">
        <w:rPr>
          <w:i/>
          <w:kern w:val="24"/>
        </w:rPr>
        <w:t>i</w:t>
      </w:r>
      <w:proofErr w:type="spellEnd"/>
      <w:r w:rsidR="008B2C3B">
        <w:rPr>
          <w:kern w:val="24"/>
        </w:rPr>
        <w:t>, either the mean of the month or mean during storm events,</w:t>
      </w:r>
      <w:r>
        <w:rPr>
          <w:kern w:val="24"/>
        </w:rPr>
        <w:t xml:space="preserve"> and </w:t>
      </w:r>
      <w:proofErr w:type="spellStart"/>
      <w:r w:rsidRPr="00614046">
        <w:rPr>
          <w:i/>
          <w:kern w:val="24"/>
        </w:rPr>
        <w:t>SB</w:t>
      </w:r>
      <w:r w:rsidR="00614046" w:rsidRPr="00614046">
        <w:rPr>
          <w:i/>
          <w:kern w:val="24"/>
          <w:vertAlign w:val="subscript"/>
        </w:rPr>
        <w:t>i</w:t>
      </w:r>
      <w:proofErr w:type="spellEnd"/>
      <w:r w:rsidRPr="00614046">
        <w:rPr>
          <w:kern w:val="24"/>
          <w:vertAlign w:val="subscript"/>
        </w:rPr>
        <w:t xml:space="preserve"> </w:t>
      </w:r>
      <w:r>
        <w:rPr>
          <w:kern w:val="24"/>
        </w:rPr>
        <w:t>is substrate type (live coral,</w:t>
      </w:r>
      <w:r w:rsidRPr="00360A39">
        <w:rPr>
          <w:kern w:val="24"/>
        </w:rPr>
        <w:t xml:space="preserve"> </w:t>
      </w:r>
      <w:r>
        <w:rPr>
          <w:kern w:val="24"/>
        </w:rPr>
        <w:t>dead coral</w:t>
      </w:r>
      <w:r w:rsidRPr="00360A39">
        <w:rPr>
          <w:kern w:val="24"/>
        </w:rPr>
        <w:t>,</w:t>
      </w:r>
      <w:r>
        <w:rPr>
          <w:kern w:val="24"/>
        </w:rPr>
        <w:t xml:space="preserve"> coralline sand,</w:t>
      </w:r>
      <w:r w:rsidRPr="00360A39">
        <w:rPr>
          <w:kern w:val="24"/>
        </w:rPr>
        <w:t xml:space="preserve"> mud)</w:t>
      </w:r>
      <w:r w:rsidR="00614046">
        <w:rPr>
          <w:kern w:val="24"/>
        </w:rPr>
        <w:t xml:space="preserve"> at location </w:t>
      </w:r>
      <w:proofErr w:type="spellStart"/>
      <w:r w:rsidR="00614046">
        <w:rPr>
          <w:i/>
          <w:kern w:val="24"/>
        </w:rPr>
        <w:t>i</w:t>
      </w:r>
      <w:proofErr w:type="spellEnd"/>
      <w:r>
        <w:rPr>
          <w:kern w:val="24"/>
        </w:rPr>
        <w:t xml:space="preserve">, which is a proxy for sediment availability in the microenvironment around the sampling location. </w:t>
      </w:r>
    </w:p>
    <w:p w14:paraId="4B43D4BD" w14:textId="77777777" w:rsidR="00614046" w:rsidRDefault="00614046" w:rsidP="00B75696">
      <w:pPr>
        <w:pStyle w:val="ListParagraph"/>
        <w:ind w:left="0"/>
        <w:rPr>
          <w:kern w:val="24"/>
        </w:rPr>
      </w:pPr>
    </w:p>
    <w:p w14:paraId="04453CB7" w14:textId="77777777" w:rsidR="005E3EB1" w:rsidRPr="00B75696" w:rsidRDefault="005E3EB1" w:rsidP="00B75696">
      <w:pPr>
        <w:pStyle w:val="ListParagraph"/>
        <w:ind w:left="0"/>
        <w:rPr>
          <w:kern w:val="24"/>
        </w:rPr>
      </w:pPr>
      <w:r w:rsidRPr="00027F6A">
        <w:rPr>
          <w:b/>
        </w:rPr>
        <w:t>Sediment Loading</w:t>
      </w:r>
    </w:p>
    <w:p w14:paraId="6F36FB17" w14:textId="77777777" w:rsidR="00E6590D" w:rsidRDefault="005E3EB1" w:rsidP="00614046">
      <w:pPr>
        <w:ind w:firstLine="720"/>
      </w:pPr>
      <w:r w:rsidRPr="00703BBA">
        <w:t>Field observations suggest that sediment larger than fine sand settle before reaching the corals</w:t>
      </w:r>
      <w:r w:rsidR="008B2C3B">
        <w:t>, so s</w:t>
      </w:r>
      <w:r w:rsidRPr="00703BBA">
        <w:t xml:space="preserve">ediment </w:t>
      </w:r>
      <w:commentRangeStart w:id="40"/>
      <w:r w:rsidR="008B2C3B">
        <w:t xml:space="preserve">accumulation and </w:t>
      </w:r>
      <w:r w:rsidRPr="00703BBA">
        <w:t>loading refer</w:t>
      </w:r>
      <w:r w:rsidR="00286650">
        <w:t>s</w:t>
      </w:r>
      <w:r w:rsidRPr="00703BBA">
        <w:t xml:space="preserve"> to particle sizes less than 16um (fine sand). </w:t>
      </w:r>
      <w:r w:rsidR="00286650">
        <w:t>Monthly s</w:t>
      </w:r>
      <w:r>
        <w:t>ediment loading from</w:t>
      </w:r>
      <w:r w:rsidR="00286650">
        <w:t xml:space="preserve"> the watershed </w:t>
      </w:r>
      <w:r w:rsidR="008B2C3B" w:rsidRPr="00703BBA">
        <w:t>(</w:t>
      </w:r>
      <w:proofErr w:type="spellStart"/>
      <w:r w:rsidR="008B2C3B" w:rsidRPr="00703BBA">
        <w:t>S</w:t>
      </w:r>
      <w:r w:rsidR="008B2C3B">
        <w:rPr>
          <w:vertAlign w:val="subscript"/>
        </w:rPr>
        <w:t>w</w:t>
      </w:r>
      <w:proofErr w:type="spellEnd"/>
      <w:r w:rsidR="008B2C3B" w:rsidRPr="00703BBA">
        <w:t xml:space="preserve">) </w:t>
      </w:r>
      <w:r w:rsidR="00286650">
        <w:t xml:space="preserve">is calculated as the sum of </w:t>
      </w:r>
      <w:r w:rsidR="00AF5FB2">
        <w:t xml:space="preserve">suspended </w:t>
      </w:r>
      <w:r w:rsidR="00286650">
        <w:t>sediment yield from storm events</w:t>
      </w:r>
      <w:r w:rsidR="00AF5FB2">
        <w:t xml:space="preserve"> (</w:t>
      </w:r>
      <w:proofErr w:type="spellStart"/>
      <w:r w:rsidR="00AF5FB2">
        <w:t>SSY</w:t>
      </w:r>
      <w:r w:rsidR="00AF5FB2" w:rsidRPr="00AF5FB2">
        <w:rPr>
          <w:vertAlign w:val="subscript"/>
        </w:rPr>
        <w:t>i</w:t>
      </w:r>
      <w:proofErr w:type="spellEnd"/>
      <w:r w:rsidR="00AF5FB2">
        <w:t>)</w:t>
      </w:r>
      <w:r w:rsidR="00286650">
        <w:t xml:space="preserve">, using the </w:t>
      </w:r>
      <w:r>
        <w:t>model from paper 1</w:t>
      </w:r>
      <w:r w:rsidR="00286650">
        <w:t>:</w:t>
      </w:r>
    </w:p>
    <w:p w14:paraId="2B4B8D8E" w14:textId="77777777" w:rsidR="008B2C3B" w:rsidRPr="008B2C3B" w:rsidRDefault="008B2C3B" w:rsidP="00614046">
      <w:pPr>
        <w:ind w:firstLine="720"/>
        <w:rPr>
          <w:rFonts w:eastAsiaTheme="minorEastAsia"/>
        </w:rPr>
      </w:pPr>
    </w:p>
    <w:tbl>
      <w:tblPr>
        <w:tblStyle w:val="TableGrid"/>
        <w:tblW w:w="0" w:type="auto"/>
        <w:tblLook w:val="04A0" w:firstRow="1" w:lastRow="0" w:firstColumn="1" w:lastColumn="0" w:noHBand="0" w:noVBand="1"/>
      </w:tblPr>
      <w:tblGrid>
        <w:gridCol w:w="3116"/>
        <w:gridCol w:w="3117"/>
        <w:gridCol w:w="3117"/>
      </w:tblGrid>
      <w:tr w:rsidR="00310024" w:rsidRPr="0080180F" w14:paraId="5EB31DFF" w14:textId="77777777">
        <w:tc>
          <w:tcPr>
            <w:tcW w:w="3116" w:type="dxa"/>
            <w:tcBorders>
              <w:top w:val="nil"/>
              <w:left w:val="nil"/>
              <w:bottom w:val="nil"/>
              <w:right w:val="nil"/>
            </w:tcBorders>
          </w:tcPr>
          <w:p w14:paraId="0C823F28" w14:textId="77777777" w:rsidR="00310024" w:rsidRPr="0080180F" w:rsidRDefault="00310024" w:rsidP="00614046">
            <w:pPr>
              <w:rPr>
                <w:rFonts w:ascii="Cambria" w:hAnsi="Cambria"/>
              </w:rPr>
            </w:pPr>
          </w:p>
        </w:tc>
        <w:tc>
          <w:tcPr>
            <w:tcW w:w="3117" w:type="dxa"/>
            <w:tcBorders>
              <w:top w:val="nil"/>
              <w:left w:val="nil"/>
              <w:bottom w:val="nil"/>
              <w:right w:val="nil"/>
            </w:tcBorders>
          </w:tcPr>
          <w:p w14:paraId="7BBD8857" w14:textId="77777777" w:rsidR="00310024" w:rsidRPr="0080180F" w:rsidRDefault="00166536" w:rsidP="00614046">
            <w:pPr>
              <w:rPr>
                <w:rFonts w:ascii="Cambria" w:hAnsi="Cambria"/>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SSY</m:t>
                        </m:r>
                      </m:e>
                      <m:sub>
                        <m:r>
                          <w:rPr>
                            <w:rFonts w:ascii="Cambria Math" w:hAnsi="Cambria Math"/>
                          </w:rPr>
                          <m:t>i</m:t>
                        </m:r>
                      </m:sub>
                    </m:sSub>
                  </m:e>
                </m:nary>
              </m:oMath>
            </m:oMathPara>
          </w:p>
        </w:tc>
        <w:tc>
          <w:tcPr>
            <w:tcW w:w="3117" w:type="dxa"/>
            <w:tcBorders>
              <w:top w:val="nil"/>
              <w:left w:val="nil"/>
              <w:bottom w:val="nil"/>
              <w:right w:val="nil"/>
            </w:tcBorders>
          </w:tcPr>
          <w:p w14:paraId="31247541" w14:textId="77777777" w:rsidR="00310024" w:rsidRPr="0080180F" w:rsidRDefault="00166536" w:rsidP="00614046">
            <w:pPr>
              <w:jc w:val="right"/>
            </w:pPr>
            <w:r>
              <w:fldChar w:fldCharType="begin"/>
            </w:r>
            <w:r>
              <w:instrText xml:space="preserve"> REF _Ref385921535 \h  \* MERGEFORMAT </w:instrText>
            </w:r>
            <w:r>
              <w:fldChar w:fldCharType="separate"/>
            </w:r>
            <w:r w:rsidR="00310024" w:rsidRPr="0080180F">
              <w:t>Equation 1</w:t>
            </w:r>
            <w:r>
              <w:fldChar w:fldCharType="end"/>
            </w:r>
          </w:p>
        </w:tc>
      </w:tr>
      <w:tr w:rsidR="00310024" w:rsidRPr="0080180F" w14:paraId="4C66FFDC" w14:textId="77777777">
        <w:tc>
          <w:tcPr>
            <w:tcW w:w="9350" w:type="dxa"/>
            <w:gridSpan w:val="3"/>
            <w:tcBorders>
              <w:top w:val="nil"/>
              <w:left w:val="nil"/>
              <w:bottom w:val="nil"/>
              <w:right w:val="nil"/>
            </w:tcBorders>
          </w:tcPr>
          <w:p w14:paraId="1892A23F" w14:textId="77777777" w:rsidR="00310024" w:rsidRPr="00614046" w:rsidRDefault="005420C9" w:rsidP="00614046">
            <w:proofErr w:type="gramStart"/>
            <w:r w:rsidRPr="00614046">
              <w:t>where</w:t>
            </w:r>
            <w:proofErr w:type="gramEnd"/>
            <w:r w:rsidRPr="00614046">
              <w:t xml:space="preserve"> S</w:t>
            </w:r>
            <w:r w:rsidRPr="00614046">
              <w:rPr>
                <w:vertAlign w:val="subscript"/>
              </w:rPr>
              <w:t>MONTH</w:t>
            </w:r>
            <w:r w:rsidRPr="00614046">
              <w:t xml:space="preserve"> is the sum of SSY</w:t>
            </w:r>
            <w:r w:rsidRPr="00614046">
              <w:rPr>
                <w:vertAlign w:val="subscript"/>
              </w:rPr>
              <w:t>EV</w:t>
            </w:r>
            <w:r w:rsidRPr="00614046">
              <w:t xml:space="preserve"> for n events in the month.</w:t>
            </w:r>
          </w:p>
        </w:tc>
      </w:tr>
      <w:commentRangeEnd w:id="40"/>
      <w:tr w:rsidR="00286650" w:rsidRPr="0080180F" w14:paraId="27723701" w14:textId="77777777">
        <w:tc>
          <w:tcPr>
            <w:tcW w:w="3116" w:type="dxa"/>
            <w:tcBorders>
              <w:top w:val="nil"/>
              <w:left w:val="nil"/>
              <w:bottom w:val="nil"/>
              <w:right w:val="nil"/>
            </w:tcBorders>
          </w:tcPr>
          <w:p w14:paraId="267284DF" w14:textId="77777777" w:rsidR="00286650" w:rsidRPr="00614046" w:rsidRDefault="008B2C3B" w:rsidP="00614046">
            <w:r>
              <w:rPr>
                <w:rStyle w:val="CommentReference"/>
              </w:rPr>
              <w:commentReference w:id="40"/>
            </w:r>
          </w:p>
        </w:tc>
        <w:tc>
          <w:tcPr>
            <w:tcW w:w="3117" w:type="dxa"/>
            <w:tcBorders>
              <w:top w:val="nil"/>
              <w:left w:val="nil"/>
              <w:bottom w:val="nil"/>
              <w:right w:val="nil"/>
            </w:tcBorders>
          </w:tcPr>
          <w:p w14:paraId="126032B6" w14:textId="77777777" w:rsidR="00286650" w:rsidRPr="0080180F" w:rsidRDefault="00166536" w:rsidP="00614046">
            <w:pPr>
              <w:rPr>
                <w:rFonts w:ascii="Cambria" w:hAnsi="Cambria"/>
              </w:rPr>
            </w:pPr>
            <m:oMathPara>
              <m:oMath>
                <m:sSubSup>
                  <m:sSubSupPr>
                    <m:ctrlPr>
                      <w:rPr>
                        <w:rFonts w:ascii="Cambria Math" w:hAnsi="Cambria Math"/>
                        <w:i/>
                      </w:rPr>
                    </m:ctrlPr>
                  </m:sSubSupPr>
                  <m:e>
                    <m:r>
                      <w:rPr>
                        <w:rFonts w:ascii="Cambria Math" w:hAnsi="Cambria Math"/>
                      </w:rPr>
                      <m:t>SSY</m:t>
                    </m:r>
                  </m:e>
                  <m:sub>
                    <m:r>
                      <w:rPr>
                        <w:rFonts w:ascii="Cambria Math" w:hAnsi="Cambria Math"/>
                      </w:rPr>
                      <m:t xml:space="preserve">i </m:t>
                    </m:r>
                  </m:sub>
                  <m:sup>
                    <m:r>
                      <w:rPr>
                        <w:rFonts w:ascii="Cambria Math" w:hAnsi="Cambria Math"/>
                      </w:rPr>
                      <m:t>*</m:t>
                    </m:r>
                  </m:sup>
                </m:sSubSup>
                <m:r>
                  <w:rPr>
                    <w:rFonts w:ascii="Cambria Math" w:hAnsi="Cambria Math"/>
                  </w:rPr>
                  <m:t>= α</m:t>
                </m:r>
                <m:sSubSup>
                  <m:sSubSupPr>
                    <m:ctrlPr>
                      <w:rPr>
                        <w:rFonts w:ascii="Cambria Math" w:hAnsi="Cambria Math"/>
                        <w:i/>
                      </w:rPr>
                    </m:ctrlPr>
                  </m:sSubSupPr>
                  <m:e>
                    <m:r>
                      <w:rPr>
                        <w:rFonts w:ascii="Cambria Math" w:hAnsi="Cambria Math"/>
                      </w:rPr>
                      <m:t>Q</m:t>
                    </m:r>
                  </m:e>
                  <m:sub>
                    <m:r>
                      <w:rPr>
                        <w:rFonts w:ascii="Cambria Math" w:hAnsi="Cambria Math"/>
                      </w:rPr>
                      <m:t>max</m:t>
                    </m:r>
                  </m:sub>
                  <m:sup>
                    <m:r>
                      <w:rPr>
                        <w:rFonts w:ascii="Cambria Math" w:hAnsi="Cambria Math"/>
                      </w:rPr>
                      <m:t>β</m:t>
                    </m:r>
                  </m:sup>
                </m:sSubSup>
              </m:oMath>
            </m:oMathPara>
          </w:p>
        </w:tc>
        <w:tc>
          <w:tcPr>
            <w:tcW w:w="3117" w:type="dxa"/>
            <w:tcBorders>
              <w:top w:val="nil"/>
              <w:left w:val="nil"/>
              <w:bottom w:val="nil"/>
              <w:right w:val="nil"/>
            </w:tcBorders>
          </w:tcPr>
          <w:p w14:paraId="0F861F7A" w14:textId="77777777" w:rsidR="00286650" w:rsidRPr="0080180F" w:rsidRDefault="00EB146C" w:rsidP="00614046">
            <w:pPr>
              <w:jc w:val="right"/>
            </w:pPr>
            <w:r>
              <w:t>Equation 2</w:t>
            </w:r>
          </w:p>
        </w:tc>
      </w:tr>
      <w:tr w:rsidR="00286650" w:rsidRPr="0080180F" w14:paraId="307D726B" w14:textId="77777777">
        <w:tc>
          <w:tcPr>
            <w:tcW w:w="9350" w:type="dxa"/>
            <w:gridSpan w:val="3"/>
            <w:tcBorders>
              <w:top w:val="nil"/>
              <w:left w:val="nil"/>
              <w:bottom w:val="nil"/>
              <w:right w:val="nil"/>
            </w:tcBorders>
          </w:tcPr>
          <w:p w14:paraId="63B4F73B" w14:textId="77777777" w:rsidR="00286650" w:rsidRPr="00614046" w:rsidRDefault="005420C9" w:rsidP="00614046">
            <w:proofErr w:type="gramStart"/>
            <w:r w:rsidRPr="00614046">
              <w:t>where</w:t>
            </w:r>
            <w:proofErr w:type="gramEnd"/>
            <w:r w:rsidRPr="00614046">
              <w:t xml:space="preserve"> the regression coefficients α and β are obtained by ordinary least squares regression on the logarithms of </w:t>
            </w:r>
            <w:proofErr w:type="spellStart"/>
            <w:r w:rsidRPr="00614046">
              <w:rPr>
                <w:i/>
              </w:rPr>
              <w:t>SSY</w:t>
            </w:r>
            <w:r w:rsidRPr="00614046">
              <w:rPr>
                <w:i/>
                <w:vertAlign w:val="subscript"/>
              </w:rPr>
              <w:t>i</w:t>
            </w:r>
            <w:proofErr w:type="spellEnd"/>
            <w:r w:rsidRPr="00614046">
              <w:rPr>
                <w:i/>
                <w:vertAlign w:val="subscript"/>
              </w:rPr>
              <w:t xml:space="preserve">  </w:t>
            </w:r>
            <w:r w:rsidRPr="00614046">
              <w:t xml:space="preserve">and </w:t>
            </w:r>
            <w:proofErr w:type="spellStart"/>
            <w:r w:rsidRPr="00614046">
              <w:rPr>
                <w:i/>
              </w:rPr>
              <w:t>Q</w:t>
            </w:r>
            <w:r w:rsidRPr="00614046">
              <w:rPr>
                <w:i/>
                <w:vertAlign w:val="subscript"/>
              </w:rPr>
              <w:t>max</w:t>
            </w:r>
            <w:proofErr w:type="spellEnd"/>
            <w:r>
              <w:rPr>
                <w:i/>
                <w:vertAlign w:val="subscript"/>
              </w:rPr>
              <w:t xml:space="preserve">  </w:t>
            </w:r>
            <w:r>
              <w:t>(paper 1)</w:t>
            </w:r>
            <w:r w:rsidRPr="00614046">
              <w:t>. Suspended sediment from each event during the month is summed:</w:t>
            </w:r>
          </w:p>
        </w:tc>
      </w:tr>
    </w:tbl>
    <w:p w14:paraId="579B407F" w14:textId="77777777" w:rsidR="00140B08" w:rsidRPr="005E3EB1" w:rsidRDefault="00140B08" w:rsidP="00E6590D"/>
    <w:p w14:paraId="7A0628DE" w14:textId="77777777" w:rsidR="00BB448E" w:rsidRDefault="00027F6A" w:rsidP="00E6590D">
      <w:pPr>
        <w:rPr>
          <w:rFonts w:ascii="Calibri" w:hAnsi="Calibri"/>
          <w:b/>
          <w:color w:val="000000"/>
        </w:rPr>
      </w:pPr>
      <w:r w:rsidRPr="00027F6A">
        <w:rPr>
          <w:rFonts w:ascii="Calibri" w:hAnsi="Calibri"/>
          <w:b/>
          <w:color w:val="000000"/>
        </w:rPr>
        <w:t>Hydrodynamics</w:t>
      </w:r>
    </w:p>
    <w:p w14:paraId="595AB998" w14:textId="77777777" w:rsidR="005A7208" w:rsidRPr="00EB146C" w:rsidRDefault="00D63F88" w:rsidP="00EB146C">
      <w:pPr>
        <w:ind w:firstLine="720"/>
        <w:rPr>
          <w:u w:val="single"/>
        </w:rPr>
      </w:pPr>
      <w:r>
        <w:t>Water residence time</w:t>
      </w:r>
      <w:r w:rsidR="0035569F">
        <w:t xml:space="preserve"> for each 100m x 100m grid cell containing a sediment trap/</w:t>
      </w:r>
      <w:proofErr w:type="spellStart"/>
      <w:r w:rsidR="0035569F">
        <w:t>SedPod</w:t>
      </w:r>
      <w:proofErr w:type="spellEnd"/>
      <w:r w:rsidR="00DB5CCA">
        <w:t xml:space="preserve"> will be calculated</w:t>
      </w:r>
      <w:r>
        <w:t xml:space="preserve"> from </w:t>
      </w:r>
      <w:r w:rsidR="00DB5CCA">
        <w:t xml:space="preserve">NOAA </w:t>
      </w:r>
      <w:proofErr w:type="spellStart"/>
      <w:r w:rsidR="00DB5CCA">
        <w:t>WaveWatch</w:t>
      </w:r>
      <w:proofErr w:type="spellEnd"/>
      <w:r w:rsidR="00DB5CCA">
        <w:t xml:space="preserve"> III swell model output</w:t>
      </w:r>
      <w:r>
        <w:t xml:space="preserve"> and</w:t>
      </w:r>
      <w:r w:rsidR="00DB5CCA">
        <w:t xml:space="preserve"> the model developed in</w:t>
      </w:r>
      <w:r w:rsidR="00AF5FB2">
        <w:t xml:space="preserve"> Paper Two</w:t>
      </w:r>
      <w:r w:rsidR="0035569F">
        <w:t>. R</w:t>
      </w:r>
      <w:r w:rsidR="005A7208" w:rsidRPr="00703BBA">
        <w:rPr>
          <w:rFonts w:eastAsiaTheme="minorEastAsia"/>
        </w:rPr>
        <w:t>esidence time is the amount of time a parcel of water remains in the</w:t>
      </w:r>
      <w:r w:rsidR="0035569F">
        <w:rPr>
          <w:rFonts w:eastAsiaTheme="minorEastAsia"/>
        </w:rPr>
        <w:t xml:space="preserve"> grid cell, and is directly calculated from flow speed</w:t>
      </w:r>
      <w:r w:rsidR="005A7208" w:rsidRPr="00703BBA">
        <w:rPr>
          <w:rFonts w:eastAsiaTheme="minorEastAsia"/>
        </w:rPr>
        <w:t xml:space="preserve">. </w:t>
      </w:r>
      <w:commentRangeStart w:id="41"/>
      <w:r w:rsidR="0042234A">
        <w:rPr>
          <w:rFonts w:eastAsiaTheme="minorEastAsia"/>
        </w:rPr>
        <w:t>Paper 2</w:t>
      </w:r>
      <w:r w:rsidR="0042234A" w:rsidRPr="00703BBA">
        <w:rPr>
          <w:rFonts w:eastAsiaTheme="minorEastAsia"/>
        </w:rPr>
        <w:t xml:space="preserve"> </w:t>
      </w:r>
      <w:r w:rsidR="005A7208" w:rsidRPr="00703BBA">
        <w:rPr>
          <w:rFonts w:eastAsiaTheme="minorEastAsia"/>
        </w:rPr>
        <w:t>propose</w:t>
      </w:r>
      <w:r w:rsidR="0042234A">
        <w:rPr>
          <w:rFonts w:eastAsiaTheme="minorEastAsia"/>
        </w:rPr>
        <w:t>s</w:t>
      </w:r>
      <w:r w:rsidR="005A7208" w:rsidRPr="00703BBA">
        <w:rPr>
          <w:rFonts w:eastAsiaTheme="minorEastAsia"/>
        </w:rPr>
        <w:t xml:space="preserve"> </w:t>
      </w:r>
      <w:r w:rsidR="0035569F">
        <w:rPr>
          <w:rFonts w:eastAsiaTheme="minorEastAsia"/>
        </w:rPr>
        <w:t xml:space="preserve">that residence time </w:t>
      </w:r>
      <w:r w:rsidR="005A7208" w:rsidRPr="00703BBA">
        <w:rPr>
          <w:rFonts w:eastAsiaTheme="minorEastAsia"/>
        </w:rPr>
        <w:t>decreases with increased mean monthly swell height</w:t>
      </w:r>
      <w:r w:rsidR="0035569F">
        <w:rPr>
          <w:rFonts w:eastAsiaTheme="minorEastAsia"/>
        </w:rPr>
        <w:t>,</w:t>
      </w:r>
      <w:commentRangeEnd w:id="41"/>
      <w:r w:rsidR="0042234A">
        <w:rPr>
          <w:rStyle w:val="CommentReference"/>
        </w:rPr>
        <w:commentReference w:id="41"/>
      </w:r>
      <w:r w:rsidR="0035569F">
        <w:rPr>
          <w:rFonts w:eastAsiaTheme="minorEastAsia"/>
        </w:rPr>
        <w:t xml:space="preserve"> and </w:t>
      </w:r>
      <w:r w:rsidR="00AF5FB2">
        <w:rPr>
          <w:rFonts w:eastAsiaTheme="minorEastAsia"/>
        </w:rPr>
        <w:t>the relationship between swell height and flow speed in each grid cell will be determined in Paper Two, of the form</w:t>
      </w:r>
      <w:r w:rsidR="005A7208" w:rsidRPr="00703BBA">
        <w:rPr>
          <w:rFonts w:eastAsiaTheme="minorEastAsia"/>
        </w:rPr>
        <w:t>:</w:t>
      </w:r>
    </w:p>
    <w:tbl>
      <w:tblPr>
        <w:tblStyle w:val="TableGrid"/>
        <w:tblW w:w="0" w:type="auto"/>
        <w:tblLook w:val="04A0" w:firstRow="1" w:lastRow="0" w:firstColumn="1" w:lastColumn="0" w:noHBand="0" w:noVBand="1"/>
      </w:tblPr>
      <w:tblGrid>
        <w:gridCol w:w="3116"/>
        <w:gridCol w:w="3117"/>
        <w:gridCol w:w="3117"/>
      </w:tblGrid>
      <w:tr w:rsidR="005A7208" w:rsidRPr="00703BBA" w14:paraId="7341AD52" w14:textId="77777777">
        <w:tc>
          <w:tcPr>
            <w:tcW w:w="3116" w:type="dxa"/>
            <w:tcBorders>
              <w:top w:val="nil"/>
              <w:left w:val="nil"/>
              <w:bottom w:val="nil"/>
              <w:right w:val="nil"/>
            </w:tcBorders>
          </w:tcPr>
          <w:p w14:paraId="088EDA42" w14:textId="77777777" w:rsidR="005A7208" w:rsidRPr="00703BBA" w:rsidRDefault="005A7208" w:rsidP="0042234A">
            <w:pPr>
              <w:jc w:val="both"/>
              <w:rPr>
                <w:u w:val="single"/>
              </w:rPr>
            </w:pPr>
          </w:p>
        </w:tc>
        <w:tc>
          <w:tcPr>
            <w:tcW w:w="3117" w:type="dxa"/>
            <w:tcBorders>
              <w:top w:val="nil"/>
              <w:left w:val="nil"/>
              <w:bottom w:val="nil"/>
              <w:right w:val="nil"/>
            </w:tcBorders>
          </w:tcPr>
          <w:p w14:paraId="6B57C7E0" w14:textId="77777777" w:rsidR="005A7208" w:rsidRPr="00703BBA" w:rsidRDefault="00AF5FB2" w:rsidP="0042234A">
            <w:pPr>
              <w:jc w:val="both"/>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sup>
                    <m:r>
                      <w:rPr>
                        <w:rFonts w:ascii="Cambria Math" w:hAnsi="Cambria Math"/>
                      </w:rPr>
                      <m:t>-b</m:t>
                    </m:r>
                  </m:sup>
                </m:sSup>
              </m:oMath>
            </m:oMathPara>
          </w:p>
        </w:tc>
        <w:tc>
          <w:tcPr>
            <w:tcW w:w="3117" w:type="dxa"/>
            <w:tcBorders>
              <w:top w:val="nil"/>
              <w:left w:val="nil"/>
              <w:bottom w:val="nil"/>
              <w:right w:val="nil"/>
            </w:tcBorders>
          </w:tcPr>
          <w:p w14:paraId="219BDB88" w14:textId="77777777" w:rsidR="005A7208" w:rsidRPr="00EB146C" w:rsidRDefault="00EB146C" w:rsidP="0042234A">
            <w:pPr>
              <w:jc w:val="right"/>
            </w:pPr>
            <w:r>
              <w:t>Equation 3</w:t>
            </w:r>
          </w:p>
        </w:tc>
      </w:tr>
      <w:tr w:rsidR="005A7208" w:rsidRPr="00703BBA" w14:paraId="40A2318B" w14:textId="77777777">
        <w:tc>
          <w:tcPr>
            <w:tcW w:w="9350" w:type="dxa"/>
            <w:gridSpan w:val="3"/>
            <w:tcBorders>
              <w:top w:val="nil"/>
              <w:left w:val="nil"/>
              <w:bottom w:val="nil"/>
              <w:right w:val="nil"/>
            </w:tcBorders>
          </w:tcPr>
          <w:p w14:paraId="39A3167B" w14:textId="77777777" w:rsidR="005A7208" w:rsidRPr="00703BBA" w:rsidRDefault="005A7208" w:rsidP="0095717D">
            <w:pPr>
              <w:jc w:val="both"/>
            </w:pPr>
            <w:proofErr w:type="gramStart"/>
            <w:r w:rsidRPr="00703BBA">
              <w:t>where</w:t>
            </w:r>
            <w:proofErr w:type="gramEnd"/>
            <w:r w:rsidRPr="00703BBA">
              <w:t xml:space="preserve"> </w:t>
            </w:r>
            <w:r w:rsidR="00AF5FB2">
              <w:rPr>
                <w:i/>
              </w:rPr>
              <w:t>R</w:t>
            </w:r>
            <w:r w:rsidRPr="00703BBA">
              <w:rPr>
                <w:i/>
              </w:rPr>
              <w:t>(t)</w:t>
            </w:r>
            <w:r w:rsidRPr="00703BBA">
              <w:t xml:space="preserve"> is the </w:t>
            </w:r>
            <w:r w:rsidR="00AF5FB2">
              <w:t xml:space="preserve">water residence </w:t>
            </w:r>
            <w:r w:rsidRPr="00703BBA">
              <w:t xml:space="preserve">time for month </w:t>
            </w:r>
            <w:r w:rsidRPr="00703BBA">
              <w:rPr>
                <w:i/>
              </w:rPr>
              <w:t>t</w:t>
            </w:r>
            <w:r w:rsidRPr="00703BBA">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w:r w:rsidRPr="00703BBA">
              <w:rPr>
                <w:rFonts w:eastAsiaTheme="minorEastAsia"/>
              </w:rPr>
              <w:t xml:space="preserve"> is mean monthly swell height, and </w:t>
            </w:r>
            <w:r w:rsidRPr="00703BBA">
              <w:rPr>
                <w:rFonts w:eastAsiaTheme="minorEastAsia"/>
                <w:i/>
              </w:rPr>
              <w:t>a</w:t>
            </w:r>
            <w:r w:rsidRPr="00703BBA">
              <w:rPr>
                <w:rFonts w:eastAsiaTheme="minorEastAsia"/>
              </w:rPr>
              <w:t xml:space="preserve"> and </w:t>
            </w:r>
            <w:r w:rsidRPr="00703BBA">
              <w:rPr>
                <w:rFonts w:eastAsiaTheme="minorEastAsia"/>
                <w:i/>
              </w:rPr>
              <w:t>b</w:t>
            </w:r>
            <w:r w:rsidRPr="00703BBA">
              <w:rPr>
                <w:rFonts w:eastAsiaTheme="minorEastAsia"/>
              </w:rPr>
              <w:t xml:space="preserve"> are calibration coefficients.</w:t>
            </w:r>
            <w:r w:rsidR="0095717D">
              <w:rPr>
                <w:rFonts w:eastAsiaTheme="minorEastAsia"/>
              </w:rPr>
              <w:t xml:space="preserve"> Depending on the modeling results from Paper Two, it may be necessary to calculate and average water residence time daily to determine mean monthly residence time.</w:t>
            </w:r>
          </w:p>
        </w:tc>
      </w:tr>
    </w:tbl>
    <w:p w14:paraId="29537891" w14:textId="77777777" w:rsidR="00085D0D" w:rsidRDefault="00085D0D" w:rsidP="005E3EB1">
      <w:pPr>
        <w:jc w:val="both"/>
        <w:rPr>
          <w:b/>
        </w:rPr>
      </w:pPr>
    </w:p>
    <w:p w14:paraId="024508B4" w14:textId="77777777" w:rsidR="005E3EB1" w:rsidRDefault="002F145C" w:rsidP="005E3EB1">
      <w:pPr>
        <w:jc w:val="both"/>
        <w:rPr>
          <w:b/>
        </w:rPr>
      </w:pPr>
      <w:r>
        <w:rPr>
          <w:b/>
        </w:rPr>
        <w:t>Monthly mean versus daily models</w:t>
      </w:r>
    </w:p>
    <w:p w14:paraId="2D6B9372" w14:textId="77777777" w:rsidR="005E3EB1" w:rsidRDefault="00614046" w:rsidP="00E844A8">
      <w:pPr>
        <w:ind w:firstLine="576"/>
      </w:pPr>
      <w:r>
        <w:t xml:space="preserve">Monthly </w:t>
      </w:r>
      <w:r w:rsidR="00AF5FB2">
        <w:t xml:space="preserve">sediment </w:t>
      </w:r>
      <w:r>
        <w:t>accumulation may be</w:t>
      </w:r>
      <w:r w:rsidR="00AF5FB2">
        <w:t xml:space="preserve"> </w:t>
      </w:r>
      <w:r w:rsidR="0095717D">
        <w:t xml:space="preserve">a function of </w:t>
      </w:r>
      <w:r w:rsidR="00AF5FB2">
        <w:t>sediment loading and water circulation processes interacting on daily time scales</w:t>
      </w:r>
      <w:r w:rsidR="0095717D">
        <w:t>, where hydrodynamic conditions only on the day of sediment discharge and not the mean monthly condition, are important</w:t>
      </w:r>
      <w:r w:rsidR="00AF5FB2">
        <w:t xml:space="preserve">. </w:t>
      </w:r>
      <w:r w:rsidR="005E3EB1">
        <w:t xml:space="preserve">If monthly sediment loading and monthly mean </w:t>
      </w:r>
      <w:r w:rsidR="00AF5FB2">
        <w:t>residence</w:t>
      </w:r>
      <w:r w:rsidR="00E844A8">
        <w:t xml:space="preserve"> </w:t>
      </w:r>
      <w:r w:rsidR="005E3EB1">
        <w:t xml:space="preserve">time </w:t>
      </w:r>
      <w:r w:rsidR="005E3EB1" w:rsidRPr="00703BBA">
        <w:t>do</w:t>
      </w:r>
      <w:r w:rsidR="00AF5FB2">
        <w:t xml:space="preserve"> not</w:t>
      </w:r>
      <w:r w:rsidR="00E844A8">
        <w:t xml:space="preserve"> </w:t>
      </w:r>
      <w:r w:rsidR="00AF5FB2">
        <w:t>adequately predict sediment accumulation in the sediment traps,</w:t>
      </w:r>
      <w:r w:rsidR="005E3EB1" w:rsidRPr="00703BBA">
        <w:t xml:space="preserve"> </w:t>
      </w:r>
      <w:commentRangeStart w:id="42"/>
      <w:commentRangeStart w:id="43"/>
      <w:r w:rsidR="005E3EB1" w:rsidRPr="00703BBA">
        <w:t>it might be necessary to investigate</w:t>
      </w:r>
      <w:r w:rsidR="00086FE8">
        <w:t xml:space="preserve"> sediment loading and</w:t>
      </w:r>
      <w:r w:rsidR="005E3EB1" w:rsidRPr="00703BBA">
        <w:t xml:space="preserve"> </w:t>
      </w:r>
      <w:r w:rsidR="00086FE8">
        <w:t xml:space="preserve">water </w:t>
      </w:r>
      <w:r w:rsidR="00AF5FB2">
        <w:t>residence times</w:t>
      </w:r>
      <w:r w:rsidR="005E3EB1" w:rsidRPr="00703BBA">
        <w:t xml:space="preserve"> on daily </w:t>
      </w:r>
      <w:r w:rsidR="00AF5FB2">
        <w:t>scales</w:t>
      </w:r>
      <w:commentRangeEnd w:id="42"/>
      <w:r w:rsidR="00A0056C">
        <w:rPr>
          <w:rStyle w:val="CommentReference"/>
        </w:rPr>
        <w:commentReference w:id="42"/>
      </w:r>
      <w:commentRangeEnd w:id="43"/>
      <w:r w:rsidR="008D5982">
        <w:rPr>
          <w:rStyle w:val="CommentReference"/>
        </w:rPr>
        <w:commentReference w:id="43"/>
      </w:r>
      <w:r w:rsidR="00AF5FB2">
        <w:t>, and further refine the statistical analysis and equations</w:t>
      </w:r>
      <w:r w:rsidR="0095717D">
        <w:t>.</w:t>
      </w:r>
      <w:r w:rsidR="00E844A8">
        <w:t xml:space="preserve"> In that instance, daily sediment loading and daily mean </w:t>
      </w:r>
      <w:r>
        <w:t xml:space="preserve">residence </w:t>
      </w:r>
      <w:r w:rsidR="00E844A8">
        <w:t>time will be used to assess daily deposition, which can be compared to the monthly sediment accumulation measurements.</w:t>
      </w:r>
    </w:p>
    <w:p w14:paraId="13043CC8" w14:textId="77777777" w:rsidR="006C520F" w:rsidRPr="006C520F" w:rsidRDefault="006C520F" w:rsidP="006C520F">
      <w:pPr>
        <w:jc w:val="both"/>
        <w:rPr>
          <w:b/>
        </w:rPr>
      </w:pPr>
      <w:r w:rsidRPr="006C520F">
        <w:rPr>
          <w:b/>
        </w:rPr>
        <w:t>Monthly and Seasonal patterns of sediment deposition and removal</w:t>
      </w:r>
    </w:p>
    <w:p w14:paraId="249C9043" w14:textId="77777777" w:rsidR="006C520F" w:rsidRDefault="006C520F" w:rsidP="00E844A8">
      <w:pPr>
        <w:ind w:firstLine="576"/>
      </w:pPr>
      <w:r>
        <w:t xml:space="preserve">Two time scales of analysis will be pursued: monthly and seasonal (dry and wet season). Monthly measurements of sediment loading, hydrodynamic conditions, and the subsequent sediment accumulation are used to assess the importance of controls on net sedimentation. A monthly time interval was chosen to correspond with other studies found in the literature </w:t>
      </w:r>
      <w:r w:rsidR="006049A8">
        <w:fldChar w:fldCharType="begin" w:fldLock="1"/>
      </w:r>
      <w:r w:rsidR="00504066">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Victor et al., 2006)" }, "properties" : { "noteIndex" : 0 }, "schema" : "https://github.com/citation-style-language/schema/raw/master/csl-citation.json" }</w:instrText>
      </w:r>
      <w:r w:rsidR="006049A8">
        <w:fldChar w:fldCharType="separate"/>
      </w:r>
      <w:r w:rsidRPr="006C520F">
        <w:rPr>
          <w:noProof/>
        </w:rPr>
        <w:t>(Muzuka et al., 2010; Victor et al., 2006)</w:t>
      </w:r>
      <w:r w:rsidR="006049A8">
        <w:fldChar w:fldCharType="end"/>
      </w:r>
      <w:r>
        <w:t xml:space="preserve">, to sample enough storm events to collect enough sediment for analysis, and for logistical reasons due to the high spatial coverage of sites and limited field personnel and resources. </w:t>
      </w:r>
    </w:p>
    <w:p w14:paraId="25571862" w14:textId="592F27EC" w:rsidR="006C520F" w:rsidRDefault="006C520F" w:rsidP="00E844A8">
      <w:pPr>
        <w:ind w:firstLine="576"/>
      </w:pPr>
      <w:r>
        <w:t xml:space="preserve">An assessment of differences between dry and wet season sediment dynamics is useful to determine if there are seasonal patterns or modes that may be relevant to long term sediment </w:t>
      </w:r>
      <w:r>
        <w:lastRenderedPageBreak/>
        <w:t>accumulation</w:t>
      </w:r>
      <w:r w:rsidR="008245E9">
        <w:t xml:space="preserve"> </w:t>
      </w:r>
      <w:r w:rsidR="006049A8">
        <w:fldChar w:fldCharType="begin" w:fldLock="1"/>
      </w:r>
      <w:r w:rsidR="00504066">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"previouslyFormattedCitation" : "(Ryan et al., 2008)" }, "properties" : { "noteIndex" : 0 }, "schema" : "https://github.com/citation-style-language/schema/raw/master/csl-citation.json" }</w:instrText>
      </w:r>
      <w:r w:rsidR="006049A8">
        <w:fldChar w:fldCharType="separate"/>
      </w:r>
      <w:r w:rsidR="008245E9" w:rsidRPr="008245E9">
        <w:rPr>
          <w:noProof/>
        </w:rPr>
        <w:t>(Ryan et al., 2008)</w:t>
      </w:r>
      <w:r w:rsidR="006049A8">
        <w:fldChar w:fldCharType="end"/>
      </w:r>
      <w:r>
        <w:t xml:space="preserve"> or coral conservation and restoration </w:t>
      </w:r>
      <w:r w:rsidR="006049A8">
        <w:fldChar w:fldCharType="begin" w:fldLock="1"/>
      </w:r>
      <w:r w:rsidR="00504066">
        <w:instrText>ADDIN CSL_CITATION { "citationItems" : [ { "id" : "ITEM-1",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"ITEM-1",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 "properties" : { "noteIndex" : 0 }, "schema" : "https://github.com/citation-style-language/schema/raw/master/csl-citation.json" }</w:instrText>
      </w:r>
      <w:r w:rsidR="006049A8">
        <w:fldChar w:fldCharType="separate"/>
      </w:r>
      <w:r w:rsidRPr="006C520F">
        <w:rPr>
          <w:noProof/>
        </w:rPr>
        <w:t>(Muzuka et al., 2010)</w:t>
      </w:r>
      <w:r w:rsidR="006049A8">
        <w:fldChar w:fldCharType="end"/>
      </w:r>
      <w:r>
        <w:t xml:space="preserve">. Previous studies have focused on wet season sediment deposition </w:t>
      </w:r>
      <w:r w:rsidR="006049A8">
        <w:fldChar w:fldCharType="begin" w:fldLock="1"/>
      </w:r>
      <w:r w:rsidR="00504066">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"id" : "ITEM-2", "itemData" : { "ISBN" : "0272-7714", "author" : [ { "dropping-particle" : "", "family" : "Muzuka", "given" : "A N N", "non-dropping-particle" : "", "parse-names" : false, "suffix" : "" }, { "dropping-particle" : "", "family" : "Dubi", "given" : "A M", "non-dropping-particle" : "", "parse-names" : false, "suffix" : "" }, { "dropping-particle" : "", "family" : "Muhando", "given" : "C A", "non-dropping-particle" : "", "parse-names" : false, "suffix" : "" }, { "dropping-particle" : "", "family" : "Shaghude", "given" : "Y W", "non-dropping-particle" : "", "parse-names" : false, "suffix" : "" } ], "container-title" : "Estuarine, Coastal and Shelf Science", "id" : "ITEM-2", "issue" : "2", "issued" : { "date-parts" : [ [ "2010" ] ] }, "page" : "137-144", "title" : "Impact of hydrographic parameters and seasonal variation in sediment fluxes on coral status at Chumbe and Bawe reefs, Zanzibar, Tanzania", "type" : "article-journal", "volume" : "89" }, "uris" : [ "http://www.mendeley.com/documents/?uuid=b81e7aa2-7692-41a2-a16b-d70cd1811399" ] } ], "mendeley" : { "previouslyFormattedCitation" : "(Muzuka et al., 2010; Victor et al., 2006)" }, "properties" : { "noteIndex" : 0 }, "schema" : "https://github.com/citation-style-language/schema/raw/master/csl-citation.json" }</w:instrText>
      </w:r>
      <w:r w:rsidR="006049A8">
        <w:fldChar w:fldCharType="separate"/>
      </w:r>
      <w:r w:rsidRPr="006C520F">
        <w:rPr>
          <w:noProof/>
        </w:rPr>
        <w:t>(Muzuka et al., 2010; Victor et al., 2006)</w:t>
      </w:r>
      <w:r w:rsidR="006049A8">
        <w:fldChar w:fldCharType="end"/>
      </w:r>
      <w:r>
        <w:t xml:space="preserve"> and may overestimate long term sediment accumulation. It is hypothesized </w:t>
      </w:r>
      <w:r w:rsidR="0042234A">
        <w:t xml:space="preserve">(hypotheses </w:t>
      </w:r>
      <w:r w:rsidR="008D5982">
        <w:t>3.1</w:t>
      </w:r>
      <w:r w:rsidR="0042234A">
        <w:t xml:space="preserve">) </w:t>
      </w:r>
      <w:r>
        <w:t xml:space="preserve">that net deposition </w:t>
      </w:r>
      <w:r w:rsidR="00675185">
        <w:t>predominantly characterizes</w:t>
      </w:r>
      <w:r>
        <w:t xml:space="preserve"> the wet season, and a net sediment removal, or limited deposition, </w:t>
      </w:r>
      <w:r w:rsidR="00675185">
        <w:t xml:space="preserve">predominantly characterizes </w:t>
      </w:r>
      <w:r>
        <w:t>in the dry season. The sediment accumulation data will be grouped by season and averaged to determine if there are seasonal patterns of net deposition/removal.</w:t>
      </w:r>
    </w:p>
    <w:p w14:paraId="194F2A5E" w14:textId="77777777" w:rsidR="0001651F" w:rsidRDefault="008245E9" w:rsidP="0095717D">
      <w:pPr>
        <w:pStyle w:val="Heading3"/>
        <w:numPr>
          <w:ilvl w:val="0"/>
          <w:numId w:val="0"/>
        </w:numPr>
        <w:ind w:left="720" w:hanging="720"/>
      </w:pPr>
      <w:r>
        <w:t xml:space="preserve">Modeling </w:t>
      </w:r>
      <w:r w:rsidRPr="00AF5FB2">
        <w:t>spatial</w:t>
      </w:r>
      <w:r w:rsidR="0001651F" w:rsidRPr="00AF5FB2">
        <w:t xml:space="preserve"> </w:t>
      </w:r>
      <w:r w:rsidR="0095717D">
        <w:t>variation</w:t>
      </w:r>
      <w:r w:rsidR="0001651F" w:rsidRPr="00AF5FB2">
        <w:t xml:space="preserve"> of sediment accumulation (</w:t>
      </w:r>
      <w:commentRangeStart w:id="44"/>
      <w:r w:rsidR="0001651F" w:rsidRPr="00AF5FB2">
        <w:t>kernel values</w:t>
      </w:r>
      <w:commentRangeEnd w:id="44"/>
      <w:r w:rsidR="0042234A">
        <w:rPr>
          <w:rStyle w:val="CommentReference"/>
          <w:rFonts w:asciiTheme="minorHAnsi" w:eastAsiaTheme="minorHAnsi" w:hAnsiTheme="minorHAnsi" w:cstheme="minorBidi"/>
          <w:color w:val="auto"/>
        </w:rPr>
        <w:commentReference w:id="44"/>
      </w:r>
      <w:r w:rsidR="0001651F" w:rsidRPr="00AF5FB2">
        <w:t>)</w:t>
      </w:r>
    </w:p>
    <w:p w14:paraId="0D19058F" w14:textId="77777777" w:rsidR="0095717D" w:rsidRDefault="0095717D" w:rsidP="003C4BBE">
      <w:pPr>
        <w:ind w:firstLine="720"/>
      </w:pPr>
      <w:r>
        <w:t xml:space="preserve">An important consideration for coral conservation is determining the spatial distribution of sediment impacts from terrigenous sediment loading. Current conservation models typically use the distance from the river mouth or other point source to assess pollution risk to coral reefs </w:t>
      </w:r>
      <w:r w:rsidR="006049A8">
        <w:fldChar w:fldCharType="begin" w:fldLock="1"/>
      </w:r>
      <w:r w:rsidR="00504066">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"mendeley" : { "previouslyFormattedCitation" : "(Klein et al., 2012)" }, "properties" : { "noteIndex" : 0 }, "schema" : "https://github.com/citation-style-language/schema/raw/master/csl-citation.json" }</w:instrText>
      </w:r>
      <w:r w:rsidR="006049A8">
        <w:fldChar w:fldCharType="separate"/>
      </w:r>
      <w:r w:rsidRPr="0095717D">
        <w:rPr>
          <w:noProof/>
        </w:rPr>
        <w:t>(Klein et al., 2012)</w:t>
      </w:r>
      <w:r w:rsidR="006049A8">
        <w:fldChar w:fldCharType="end"/>
      </w:r>
      <w:r w:rsidR="006C41CF">
        <w:t xml:space="preserve">, but wave and wind-driven flow over the reef can deflect suspended sediment away from corals </w:t>
      </w:r>
      <w:r w:rsidR="006049A8">
        <w:fldChar w:fldCharType="begin" w:fldLock="1"/>
      </w:r>
      <w:r w:rsidR="00504066">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"mendeley" : { "previouslyFormattedCitation" : "(Hoitink and Hoekstra, 2003)" }, "properties" : { "noteIndex" : 0 }, "schema" : "https://github.com/citation-style-language/schema/raw/master/csl-citation.json" }</w:instrText>
      </w:r>
      <w:r w:rsidR="006049A8">
        <w:fldChar w:fldCharType="separate"/>
      </w:r>
      <w:r w:rsidR="006C41CF" w:rsidRPr="006C41CF">
        <w:rPr>
          <w:noProof/>
        </w:rPr>
        <w:t>(Hoitink and Hoekstra, 2003)</w:t>
      </w:r>
      <w:r w:rsidR="006049A8">
        <w:fldChar w:fldCharType="end"/>
      </w:r>
      <w:r w:rsidR="008245E9">
        <w:t xml:space="preserve"> or focus impacts on small areas of reef </w:t>
      </w:r>
      <w:r w:rsidR="006049A8">
        <w:fldChar w:fldCharType="begin" w:fldLock="1"/>
      </w:r>
      <w:r w:rsidR="00504066">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6049A8">
        <w:fldChar w:fldCharType="separate"/>
      </w:r>
      <w:r w:rsidR="008245E9" w:rsidRPr="008245E9">
        <w:rPr>
          <w:noProof/>
        </w:rPr>
        <w:t>(Presto et al., 2006)</w:t>
      </w:r>
      <w:r w:rsidR="006049A8">
        <w:fldChar w:fldCharType="end"/>
      </w:r>
      <w:r w:rsidR="006C41CF">
        <w:t>. To explain the spatial variation of sediment accumulation between sediment traps</w:t>
      </w:r>
      <w:r w:rsidR="003C4BBE">
        <w:t>, and determine if flow direction or distance from the stream is more important,</w:t>
      </w:r>
      <w:r w:rsidR="006C41CF">
        <w:t xml:space="preserve"> a kernel-based approach will be used. The “kernel” is a method of analyzing spatial distribution by normalizing all measurements by the maximum</w:t>
      </w:r>
      <w:r w:rsidR="003C4BBE">
        <w:t xml:space="preserve"> observed measurement, which are</w:t>
      </w:r>
      <w:r w:rsidR="006C41CF">
        <w:t xml:space="preserve"> then </w:t>
      </w:r>
      <w:r w:rsidR="003C4BBE">
        <w:t>m</w:t>
      </w:r>
      <w:r w:rsidR="006C41CF">
        <w:t>odeled as a function of water flow direction (towards/away the stream</w:t>
      </w:r>
      <w:r w:rsidR="003C4BBE">
        <w:t xml:space="preserve"> </w:t>
      </w:r>
      <w:r w:rsidR="006C41CF">
        <w:t>mouth) and distance from the stream mouth: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C41CF" w14:paraId="10900770" w14:textId="77777777">
        <w:tc>
          <w:tcPr>
            <w:tcW w:w="3116" w:type="dxa"/>
          </w:tcPr>
          <w:p w14:paraId="13F6F546" w14:textId="77777777" w:rsidR="006C41CF" w:rsidRDefault="006C41CF" w:rsidP="0095717D"/>
        </w:tc>
        <w:tc>
          <w:tcPr>
            <w:tcW w:w="3117" w:type="dxa"/>
          </w:tcPr>
          <w:p w14:paraId="042C4C5C" w14:textId="77777777" w:rsidR="006C41CF" w:rsidRDefault="00166536" w:rsidP="008D5982">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SedAcc</m:t>
                            </m:r>
                          </m:e>
                        </m:acc>
                      </m:e>
                      <m:sub>
                        <m:r>
                          <w:rPr>
                            <w:rFonts w:ascii="Cambria Math" w:hAnsi="Cambria Math"/>
                          </w:rPr>
                          <m:t>i</m:t>
                        </m:r>
                      </m:sub>
                    </m:sSub>
                  </m:num>
                  <m:den>
                    <m:sSub>
                      <m:sSubPr>
                        <m:ctrlPr>
                          <w:rPr>
                            <w:rFonts w:ascii="Cambria Math" w:hAnsi="Cambria Math"/>
                            <w:i/>
                          </w:rPr>
                        </m:ctrlPr>
                      </m:sSubPr>
                      <m:e>
                        <m:r>
                          <w:rPr>
                            <w:rFonts w:ascii="Cambria Math" w:hAnsi="Cambria Math"/>
                          </w:rPr>
                          <m:t>SedAcc</m:t>
                        </m:r>
                      </m:e>
                      <m:sub>
                        <m:r>
                          <w:rPr>
                            <w:rFonts w:ascii="Cambria Math" w:hAnsi="Cambria Math"/>
                          </w:rPr>
                          <m:t>MAX</m:t>
                        </m:r>
                      </m:sub>
                    </m:sSub>
                  </m:den>
                </m:f>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θi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tc>
        <w:tc>
          <w:tcPr>
            <w:tcW w:w="3117" w:type="dxa"/>
          </w:tcPr>
          <w:p w14:paraId="327A154D" w14:textId="77777777" w:rsidR="006C41CF" w:rsidRDefault="00EB146C" w:rsidP="00EB146C">
            <w:pPr>
              <w:jc w:val="right"/>
            </w:pPr>
            <w:r>
              <w:t>Equation 4</w:t>
            </w:r>
          </w:p>
        </w:tc>
      </w:tr>
      <w:tr w:rsidR="00865FC6" w14:paraId="65465E5C" w14:textId="77777777">
        <w:tc>
          <w:tcPr>
            <w:tcW w:w="9350" w:type="dxa"/>
            <w:gridSpan w:val="3"/>
          </w:tcPr>
          <w:p w14:paraId="007A0CB6" w14:textId="77777777" w:rsidR="00865FC6" w:rsidRDefault="00865FC6" w:rsidP="008D5982">
            <w:r>
              <w:t xml:space="preserve">Where </w:t>
            </w:r>
            <m:oMath>
              <m:acc>
                <m:accPr>
                  <m:chr m:val="̅"/>
                  <m:ctrlPr>
                    <w:rPr>
                      <w:rFonts w:ascii="Cambria Math" w:hAnsi="Cambria Math"/>
                      <w:i/>
                    </w:rPr>
                  </m:ctrlPr>
                </m:accPr>
                <m:e>
                  <m:r>
                    <w:rPr>
                      <w:rFonts w:ascii="Cambria Math" w:hAnsi="Cambria Math"/>
                    </w:rPr>
                    <m:t>SedAcc</m:t>
                  </m:r>
                </m:e>
              </m:acc>
            </m:oMath>
            <w:r>
              <w:rPr>
                <w:rFonts w:eastAsiaTheme="minorEastAsia"/>
              </w:rPr>
              <w:t xml:space="preserve"> is the mean </w:t>
            </w:r>
            <w:r w:rsidR="0042234A">
              <w:rPr>
                <w:rFonts w:eastAsiaTheme="minorEastAsia"/>
              </w:rPr>
              <w:t xml:space="preserve">monthly </w:t>
            </w:r>
            <w:r>
              <w:rPr>
                <w:rFonts w:eastAsiaTheme="minorEastAsia"/>
              </w:rPr>
              <w:t>sediment accumulation measured</w:t>
            </w:r>
            <w:r w:rsidR="005420C9">
              <w:rPr>
                <w:rFonts w:eastAsiaTheme="minorEastAsia"/>
              </w:rPr>
              <w:t xml:space="preserve"> at trap </w:t>
            </w:r>
            <w:proofErr w:type="spellStart"/>
            <w:r w:rsidR="005420C9">
              <w:rPr>
                <w:rFonts w:eastAsiaTheme="minorEastAsia"/>
                <w:i/>
              </w:rPr>
              <w:t>i</w:t>
            </w:r>
            <w:proofErr w:type="spellEnd"/>
            <w:r w:rsidR="0042234A">
              <w:rPr>
                <w:rFonts w:eastAsiaTheme="minorEastAsia"/>
              </w:rPr>
              <w:t xml:space="preserve">, </w:t>
            </w:r>
            <w:proofErr w:type="spellStart"/>
            <w:r w:rsidR="005420C9">
              <w:rPr>
                <w:rFonts w:eastAsiaTheme="minorEastAsia"/>
              </w:rPr>
              <w:t>SedAcc</w:t>
            </w:r>
            <w:r w:rsidR="008D5982" w:rsidRPr="008D5982">
              <w:rPr>
                <w:rFonts w:eastAsiaTheme="minorEastAsia"/>
                <w:vertAlign w:val="subscript"/>
              </w:rPr>
              <w:t>Max</w:t>
            </w:r>
            <w:proofErr w:type="spellEnd"/>
            <w:r w:rsidR="0042234A">
              <w:rPr>
                <w:rFonts w:eastAsiaTheme="minorEastAsia"/>
              </w:rPr>
              <w:t xml:space="preserve"> is</w:t>
            </w:r>
            <w:r w:rsidR="005420C9">
              <w:rPr>
                <w:rFonts w:eastAsiaTheme="minorEastAsia"/>
              </w:rPr>
              <w:t xml:space="preserve"> the highest observed sediment accumulation of all sediment traps, </w:t>
            </w:r>
            <w:proofErr w:type="spellStart"/>
            <w:r w:rsidRPr="00865FC6">
              <w:rPr>
                <w:rFonts w:eastAsiaTheme="minorEastAsia"/>
                <w:i/>
              </w:rPr>
              <w:t>V</w:t>
            </w:r>
            <w:r w:rsidRPr="00865FC6">
              <w:rPr>
                <w:rFonts w:eastAsiaTheme="minorEastAsia"/>
                <w:i/>
                <w:vertAlign w:val="subscript"/>
              </w:rPr>
              <w:t>ϴ</w:t>
            </w:r>
            <w:r w:rsidR="0042234A">
              <w:rPr>
                <w:rFonts w:eastAsiaTheme="minorEastAsia"/>
                <w:i/>
                <w:vertAlign w:val="subscript"/>
              </w:rPr>
              <w:t>i</w:t>
            </w:r>
            <w:proofErr w:type="spellEnd"/>
            <w:r>
              <w:rPr>
                <w:rFonts w:eastAsiaTheme="minorEastAsia"/>
                <w:i/>
                <w:vertAlign w:val="subscript"/>
              </w:rPr>
              <w:t xml:space="preserve"> </w:t>
            </w:r>
            <w:r>
              <w:rPr>
                <w:rFonts w:eastAsiaTheme="minorEastAsia"/>
              </w:rPr>
              <w:t>is velocity in the direction away from the stream mouth</w:t>
            </w:r>
            <w:r w:rsidR="0042234A">
              <w:rPr>
                <w:rFonts w:eastAsiaTheme="minorEastAsia"/>
              </w:rPr>
              <w:t xml:space="preserve"> at location </w:t>
            </w:r>
            <w:proofErr w:type="spellStart"/>
            <w:r w:rsidR="0042234A" w:rsidRPr="005420C9">
              <w:rPr>
                <w:rFonts w:eastAsiaTheme="minorEastAsia"/>
                <w:i/>
              </w:rPr>
              <w:t>i</w:t>
            </w:r>
            <w:proofErr w:type="spellEnd"/>
            <w:r w:rsidRPr="005420C9">
              <w:rPr>
                <w:rFonts w:eastAsiaTheme="minorEastAsia"/>
                <w:i/>
              </w:rPr>
              <w:t>,</w:t>
            </w:r>
            <w:r>
              <w:rPr>
                <w:rFonts w:eastAsiaTheme="minorEastAsia"/>
              </w:rPr>
              <w:t xml:space="preserve"> and </w:t>
            </w:r>
            <w:r>
              <w:rPr>
                <w:rFonts w:eastAsiaTheme="minorEastAsia"/>
                <w:i/>
              </w:rPr>
              <w:t>d</w:t>
            </w:r>
            <w:r w:rsidR="005420C9">
              <w:rPr>
                <w:rFonts w:eastAsiaTheme="minorEastAsia"/>
                <w:i/>
                <w:vertAlign w:val="subscript"/>
              </w:rPr>
              <w:t>i</w:t>
            </w:r>
            <w:r>
              <w:rPr>
                <w:rFonts w:eastAsiaTheme="minorEastAsia"/>
              </w:rPr>
              <w:t xml:space="preserve"> is distance from the stream mouth</w:t>
            </w:r>
            <w:r w:rsidR="0042234A">
              <w:rPr>
                <w:rFonts w:eastAsiaTheme="minorEastAsia"/>
              </w:rPr>
              <w:t xml:space="preserve"> at location </w:t>
            </w:r>
            <w:commentRangeStart w:id="45"/>
            <w:proofErr w:type="spellStart"/>
            <w:r w:rsidR="0042234A">
              <w:rPr>
                <w:rFonts w:eastAsiaTheme="minorEastAsia"/>
              </w:rPr>
              <w:t>i</w:t>
            </w:r>
            <w:commentRangeEnd w:id="45"/>
            <w:proofErr w:type="spellEnd"/>
            <w:r w:rsidR="0042234A">
              <w:rPr>
                <w:rStyle w:val="CommentReference"/>
              </w:rPr>
              <w:commentReference w:id="45"/>
            </w:r>
            <w:r>
              <w:rPr>
                <w:rFonts w:eastAsiaTheme="minorEastAsia"/>
              </w:rPr>
              <w:t>.</w:t>
            </w:r>
          </w:p>
        </w:tc>
      </w:tr>
    </w:tbl>
    <w:p w14:paraId="579ECAC2" w14:textId="77777777" w:rsidR="005A7208" w:rsidRPr="00703BBA" w:rsidRDefault="005A7208" w:rsidP="0004049C">
      <w:pPr>
        <w:pStyle w:val="Heading2"/>
        <w:numPr>
          <w:ilvl w:val="0"/>
          <w:numId w:val="0"/>
        </w:numPr>
        <w:ind w:left="576" w:hanging="576"/>
      </w:pPr>
      <w:bookmarkStart w:id="46" w:name="_Toc389207946"/>
      <w:r>
        <w:t>Expected Results/Outcomes</w:t>
      </w:r>
      <w:bookmarkEnd w:id="46"/>
    </w:p>
    <w:p w14:paraId="01D569E5" w14:textId="11E69B7C" w:rsidR="00B75696" w:rsidRDefault="0004049C" w:rsidP="00B75696">
      <w:pPr>
        <w:ind w:firstLine="360"/>
      </w:pPr>
      <w:r w:rsidRPr="00520543">
        <w:t xml:space="preserve">A serious problem </w:t>
      </w:r>
      <w:r w:rsidR="00B75696">
        <w:t xml:space="preserve">faced by </w:t>
      </w:r>
      <w:r w:rsidRPr="00520543">
        <w:t xml:space="preserve">attempts </w:t>
      </w:r>
      <w:r w:rsidR="00B75696">
        <w:t>by environmental managers and researchers</w:t>
      </w:r>
      <w:r w:rsidR="00B75696" w:rsidRPr="00520543">
        <w:t xml:space="preserve"> </w:t>
      </w:r>
      <w:r w:rsidRPr="00520543">
        <w:t>to assess stress on reefs is the fact that there are few, if any, reefs with adequate baseline data</w:t>
      </w:r>
      <w:r>
        <w:t xml:space="preserve"> </w:t>
      </w:r>
      <w:r w:rsidR="006049A8">
        <w:fldChar w:fldCharType="begin" w:fldLock="1"/>
      </w:r>
      <w:r w:rsidR="00504066">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006049A8">
        <w:fldChar w:fldCharType="separate"/>
      </w:r>
      <w:r w:rsidR="00B75696" w:rsidRPr="00B75696">
        <w:rPr>
          <w:noProof/>
        </w:rPr>
        <w:t>(Risk, 2014)</w:t>
      </w:r>
      <w:r w:rsidR="006049A8">
        <w:fldChar w:fldCharType="end"/>
      </w:r>
      <w:r w:rsidR="00B75696">
        <w:t>.</w:t>
      </w:r>
      <w:r w:rsidR="00B75696" w:rsidRPr="00B75696">
        <w:t xml:space="preserve"> </w:t>
      </w:r>
      <w:r w:rsidR="00B75696">
        <w:t xml:space="preserve">The proposed work will characterize and quantify the amount, composition, and particle sizes of sediment contributing to coral reef degradation in Faga’alu, informing mitigation strategies to reduce </w:t>
      </w:r>
      <w:r w:rsidR="00675185">
        <w:t xml:space="preserve">terrestrial sediment </w:t>
      </w:r>
      <w:r w:rsidR="00B75696">
        <w:t>loading to the priority coral reef. The work will establish a baseline to measure the performance of future mitigation projects by developing a model that relates sediment loading from the watershed to sedimentation rates on the reef under varying oceanographic conditions.</w:t>
      </w:r>
    </w:p>
    <w:p w14:paraId="734C1B81" w14:textId="56E79666" w:rsidR="0048085D" w:rsidRPr="00703BBA" w:rsidRDefault="00086FE8" w:rsidP="00086FE8">
      <w:pPr>
        <w:ind w:firstLine="360"/>
      </w:pPr>
      <w:r>
        <w:t xml:space="preserve">The main outputs of the work will consist of a statistical model of sedimentation in Faga'alu Bay that quantifies the relative importance of watershed inputs and ocean circulation on sediment </w:t>
      </w:r>
      <w:r w:rsidR="00675185">
        <w:t>dynamics</w:t>
      </w:r>
      <w:r>
        <w:t>, and tests the above hypotheses.</w:t>
      </w:r>
    </w:p>
    <w:p w14:paraId="49C80F3D" w14:textId="77777777" w:rsidR="0048085D" w:rsidRDefault="0048085D" w:rsidP="0004049C"/>
    <w:p w14:paraId="1AFD6CCE" w14:textId="77777777" w:rsidR="00C33BE3" w:rsidRDefault="00C33BE3"/>
    <w:sectPr w:rsidR="00C33BE3" w:rsidSect="006049A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4-07-02T21:19:00Z" w:initials="G">
    <w:p w14:paraId="1565AF6B" w14:textId="77777777" w:rsidR="004C6303" w:rsidRDefault="004C6303">
      <w:pPr>
        <w:pStyle w:val="CommentText"/>
      </w:pPr>
      <w:bookmarkStart w:id="2" w:name="_GoBack"/>
      <w:bookmarkEnd w:id="2"/>
      <w:r>
        <w:rPr>
          <w:rStyle w:val="CommentReference"/>
        </w:rPr>
        <w:annotationRef/>
      </w:r>
      <w:r>
        <w:t xml:space="preserve">This change </w:t>
      </w:r>
      <w:proofErr w:type="spellStart"/>
      <w:r>
        <w:t>int</w:t>
      </w:r>
      <w:proofErr w:type="spellEnd"/>
      <w:r>
        <w:t xml:space="preserve"> title emphasizes the processes to be investigated.  The top-down part is secondary in my view…</w:t>
      </w:r>
    </w:p>
  </w:comment>
  <w:comment w:id="4" w:author="Geography" w:date="2014-07-02T21:21:00Z" w:initials="G">
    <w:p w14:paraId="79076393" w14:textId="77777777" w:rsidR="004C6303" w:rsidRDefault="004C6303">
      <w:pPr>
        <w:pStyle w:val="CommentText"/>
      </w:pPr>
      <w:r>
        <w:rPr>
          <w:rStyle w:val="CommentReference"/>
        </w:rPr>
        <w:annotationRef/>
      </w:r>
      <w:r>
        <w:t>Nice intro.</w:t>
      </w:r>
    </w:p>
  </w:comment>
  <w:comment w:id="5" w:author="Geography" w:date="2014-07-02T21:49:00Z" w:initials="G">
    <w:p w14:paraId="2B83F816" w14:textId="77777777" w:rsidR="004C6303" w:rsidRDefault="004C6303" w:rsidP="002D6348">
      <w:pPr>
        <w:pStyle w:val="CommentText"/>
      </w:pPr>
      <w:r>
        <w:rPr>
          <w:rStyle w:val="CommentReference"/>
        </w:rPr>
        <w:annotationRef/>
      </w:r>
      <w:r>
        <w:t>This seems more like conceptual/intro stuff and less like methods.</w:t>
      </w:r>
    </w:p>
  </w:comment>
  <w:comment w:id="6" w:author="Geography" w:date="2014-07-02T21:23:00Z" w:initials="G">
    <w:p w14:paraId="00D13D3C" w14:textId="77777777" w:rsidR="004C6303" w:rsidRDefault="004C6303">
      <w:pPr>
        <w:pStyle w:val="CommentText"/>
      </w:pPr>
      <w:r>
        <w:rPr>
          <w:rStyle w:val="CommentReference"/>
        </w:rPr>
        <w:annotationRef/>
      </w:r>
      <w:r>
        <w:t>Good.</w:t>
      </w:r>
    </w:p>
  </w:comment>
  <w:comment w:id="7" w:author="Geography" w:date="2014-07-02T21:26:00Z" w:initials="G">
    <w:p w14:paraId="7626E715" w14:textId="77777777" w:rsidR="004C6303" w:rsidRDefault="004C6303">
      <w:pPr>
        <w:pStyle w:val="CommentText"/>
      </w:pPr>
      <w:r>
        <w:rPr>
          <w:rStyle w:val="CommentReference"/>
        </w:rPr>
        <w:annotationRef/>
      </w:r>
      <w:r>
        <w:t xml:space="preserve">What about </w:t>
      </w:r>
      <w:proofErr w:type="spellStart"/>
      <w:r>
        <w:t>sed</w:t>
      </w:r>
      <w:proofErr w:type="spellEnd"/>
      <w:r>
        <w:t xml:space="preserve"> pods?</w:t>
      </w:r>
    </w:p>
    <w:p w14:paraId="4D7C0AFD" w14:textId="77777777" w:rsidR="004C6303" w:rsidRDefault="004C6303">
      <w:pPr>
        <w:pStyle w:val="CommentText"/>
      </w:pPr>
    </w:p>
    <w:p w14:paraId="2ABE62C1" w14:textId="77777777" w:rsidR="004C6303" w:rsidRDefault="004C6303">
      <w:pPr>
        <w:pStyle w:val="CommentText"/>
      </w:pPr>
      <w:r>
        <w:t>This section is titled “measuring sediment accumulation” but the second ½ is about relating sedimentation to coral health.  I think you could shorten the second half, starting with “it is difficult”, to 1-2 sentences, and end with the last sentence “While the..”.</w:t>
      </w:r>
    </w:p>
  </w:comment>
  <w:comment w:id="8" w:author="Curt Storlazzi" w:date="2014-07-03T12:28:00Z" w:initials="CS">
    <w:p w14:paraId="64DF4D98" w14:textId="77777777" w:rsidR="004C6303" w:rsidRDefault="004C6303">
      <w:pPr>
        <w:pStyle w:val="CommentText"/>
      </w:pPr>
      <w:r>
        <w:rPr>
          <w:rStyle w:val="CommentReference"/>
        </w:rPr>
        <w:annotationRef/>
      </w:r>
      <w:r>
        <w:t>Gardner (1980) says nothing about coral reefs….</w:t>
      </w:r>
    </w:p>
  </w:comment>
  <w:comment w:id="9" w:author="Alex Messina" w:date="2014-07-03T10:34:00Z" w:initials="AM">
    <w:p w14:paraId="65B0A4FF" w14:textId="77777777" w:rsidR="004B0DDB" w:rsidRDefault="004B0DDB">
      <w:pPr>
        <w:pStyle w:val="CommentText"/>
      </w:pPr>
      <w:r>
        <w:rPr>
          <w:rStyle w:val="CommentReference"/>
        </w:rPr>
        <w:annotationRef/>
      </w:r>
      <w:r>
        <w:t>Deleted, I had it in there as the earliest reference I knew of using tube traps to collect sediment</w:t>
      </w:r>
    </w:p>
  </w:comment>
  <w:comment w:id="10" w:author="Curt Storlazzi" w:date="2014-07-03T12:29:00Z" w:initials="CS">
    <w:p w14:paraId="44B6B03D" w14:textId="77777777" w:rsidR="004C6303" w:rsidRDefault="004C6303">
      <w:pPr>
        <w:pStyle w:val="CommentText"/>
      </w:pPr>
      <w:r>
        <w:rPr>
          <w:rStyle w:val="CommentReference"/>
        </w:rPr>
        <w:annotationRef/>
      </w:r>
      <w:r>
        <w:t>Not trying to be snotty, but there are no disagreements – most people simply have done it wrong in the past because they knew no better</w:t>
      </w:r>
    </w:p>
  </w:comment>
  <w:comment w:id="11" w:author="Alex Messina" w:date="2014-07-03T10:34:00Z" w:initials="AM">
    <w:p w14:paraId="2F93F9B0" w14:textId="77777777" w:rsidR="004B0DDB" w:rsidRDefault="004B0DDB">
      <w:pPr>
        <w:pStyle w:val="CommentText"/>
      </w:pPr>
      <w:r>
        <w:rPr>
          <w:rStyle w:val="CommentReference"/>
        </w:rPr>
        <w:annotationRef/>
      </w:r>
      <w:r>
        <w:t>Maybe disagreement is the wrong word. I only meant to say that the particulars of the method like tube diameter, and depth are not standard</w:t>
      </w:r>
    </w:p>
  </w:comment>
  <w:comment w:id="13" w:author="Curt Storlazzi" w:date="2014-07-03T12:31:00Z" w:initials="CS">
    <w:p w14:paraId="5ADEB37F" w14:textId="77777777" w:rsidR="004C6303" w:rsidRDefault="004C6303">
      <w:pPr>
        <w:pStyle w:val="CommentText"/>
      </w:pPr>
      <w:r>
        <w:rPr>
          <w:rStyle w:val="CommentReference"/>
        </w:rPr>
        <w:annotationRef/>
      </w:r>
      <w:r>
        <w:t>Hanalei Bay drains the wettest point on earth, so this is not a valid statement. Hanalei River probably puts out 2-3 orders of magnitude more water and sediment, too.</w:t>
      </w:r>
    </w:p>
  </w:comment>
  <w:comment w:id="14" w:author="Geography" w:date="2013-12-07T04:47:00Z" w:initials="G">
    <w:p w14:paraId="2C98F1D2" w14:textId="77777777" w:rsidR="004C6303" w:rsidRDefault="004C6303" w:rsidP="003E76C8">
      <w:pPr>
        <w:pStyle w:val="CommentText"/>
      </w:pPr>
      <w:r>
        <w:rPr>
          <w:rStyle w:val="CommentReference"/>
        </w:rPr>
        <w:annotationRef/>
      </w:r>
      <w:r>
        <w:t>Tubes measure gross, pads net, right?</w:t>
      </w:r>
    </w:p>
  </w:comment>
  <w:comment w:id="15" w:author="Alex Messina" w:date="2014-07-03T07:05:00Z" w:initials="AM">
    <w:p w14:paraId="0281C13C" w14:textId="77777777" w:rsidR="004C6303" w:rsidRDefault="004C6303">
      <w:pPr>
        <w:pStyle w:val="CommentText"/>
      </w:pPr>
      <w:r>
        <w:rPr>
          <w:rStyle w:val="CommentReference"/>
        </w:rPr>
        <w:annotationRef/>
      </w:r>
      <w:r>
        <w:t>That’s the consensus from the literature but Curt will probably argue that tubes overestimate gross sedimentation by altering flow speeds and allowing more sediment to settle</w:t>
      </w:r>
    </w:p>
  </w:comment>
  <w:comment w:id="16" w:author="Curt Storlazzi" w:date="2014-07-03T12:33:00Z" w:initials="CS">
    <w:p w14:paraId="46DEDA43" w14:textId="77777777" w:rsidR="004C6303" w:rsidRDefault="004C6303">
      <w:pPr>
        <w:pStyle w:val="CommentText"/>
      </w:pPr>
      <w:r>
        <w:rPr>
          <w:rStyle w:val="CommentReference"/>
        </w:rPr>
        <w:annotationRef/>
      </w:r>
      <w:r>
        <w:t>Are storms characteristic of both seasons, or you get far-field swell and waves one season and rainfall and storm waves another season?</w:t>
      </w:r>
    </w:p>
  </w:comment>
  <w:comment w:id="17" w:author="Alex Messina" w:date="2014-07-03T10:46:00Z" w:initials="AM">
    <w:p w14:paraId="6E681069" w14:textId="77777777" w:rsidR="00504066" w:rsidRDefault="00504066">
      <w:pPr>
        <w:pStyle w:val="CommentText"/>
      </w:pPr>
      <w:r>
        <w:rPr>
          <w:rStyle w:val="CommentReference"/>
        </w:rPr>
        <w:annotationRef/>
      </w:r>
      <w:r>
        <w:t xml:space="preserve">Like 60% of the rain comes in the “wet season” and the other 40% in the “dry season” so the rainfall is only weakly seasonal. Far-field swell is also only weakly seasonal </w:t>
      </w:r>
      <w:proofErr w:type="gramStart"/>
      <w:r>
        <w:t>but  more</w:t>
      </w:r>
      <w:proofErr w:type="gramEnd"/>
      <w:r>
        <w:t xml:space="preserve"> so than rainfall. South swells are bigger and more frequent in the “dry season” and also </w:t>
      </w:r>
      <w:proofErr w:type="spellStart"/>
      <w:r>
        <w:t>tradewind</w:t>
      </w:r>
      <w:proofErr w:type="spellEnd"/>
      <w:r>
        <w:t xml:space="preserve"> generated short period swell is much greater in the dry </w:t>
      </w:r>
      <w:proofErr w:type="spellStart"/>
      <w:r>
        <w:t>seson</w:t>
      </w:r>
      <w:proofErr w:type="spellEnd"/>
    </w:p>
  </w:comment>
  <w:comment w:id="18" w:author="Geography" w:date="2014-07-02T21:30:00Z" w:initials="G">
    <w:p w14:paraId="294A7558" w14:textId="77777777" w:rsidR="004C6303" w:rsidRDefault="004C6303">
      <w:pPr>
        <w:pStyle w:val="CommentText"/>
      </w:pPr>
      <w:r>
        <w:rPr>
          <w:rStyle w:val="CommentReference"/>
        </w:rPr>
        <w:annotationRef/>
      </w:r>
      <w:r>
        <w:t xml:space="preserve">Is this figure based on </w:t>
      </w:r>
      <w:proofErr w:type="spellStart"/>
      <w:r>
        <w:t>Draut</w:t>
      </w:r>
      <w:proofErr w:type="spellEnd"/>
      <w:r>
        <w:t xml:space="preserve">?  Did he hypothesize that there is monthly phasing like this?  If not, you should take credit for it! </w:t>
      </w:r>
    </w:p>
  </w:comment>
  <w:comment w:id="19" w:author="Alex Messina" w:date="2014-07-03T06:31:00Z" w:initials="AM">
    <w:p w14:paraId="28848BB5" w14:textId="77777777" w:rsidR="004C6303" w:rsidRDefault="004C6303">
      <w:pPr>
        <w:pStyle w:val="CommentText"/>
      </w:pPr>
      <w:r>
        <w:rPr>
          <w:rStyle w:val="CommentReference"/>
        </w:rPr>
        <w:annotationRef/>
      </w:r>
      <w:r>
        <w:t>Yes, there is a similar figure of illustrating phasing of river discharge and swell height in a tropical and a temperate catchment</w:t>
      </w:r>
    </w:p>
  </w:comment>
  <w:comment w:id="23" w:author="Geography" w:date="2014-07-02T21:55:00Z" w:initials="G">
    <w:p w14:paraId="7FF07751" w14:textId="77777777" w:rsidR="004C6303" w:rsidRDefault="004C6303">
      <w:pPr>
        <w:pStyle w:val="CommentText"/>
      </w:pPr>
      <w:r>
        <w:rPr>
          <w:rStyle w:val="CommentReference"/>
        </w:rPr>
        <w:annotationRef/>
      </w:r>
      <w:r>
        <w:t>Replace we with I for now.</w:t>
      </w:r>
    </w:p>
  </w:comment>
  <w:comment w:id="22" w:author="Curt Storlazzi" w:date="2014-07-03T12:34:00Z" w:initials="CS">
    <w:p w14:paraId="471E5317" w14:textId="77777777" w:rsidR="004C6303" w:rsidRDefault="004C6303">
      <w:pPr>
        <w:pStyle w:val="CommentText"/>
      </w:pPr>
      <w:r>
        <w:rPr>
          <w:rStyle w:val="CommentReference"/>
        </w:rPr>
        <w:annotationRef/>
      </w:r>
      <w:r>
        <w:t>You need to clearly differentiate between rainfall and waves when you discuss “storms”.</w:t>
      </w:r>
    </w:p>
  </w:comment>
  <w:comment w:id="24" w:author="Curt Storlazzi" w:date="2014-07-03T12:35:00Z" w:initials="CS">
    <w:p w14:paraId="71666C26" w14:textId="77777777" w:rsidR="004C6303" w:rsidRDefault="004C6303">
      <w:pPr>
        <w:pStyle w:val="CommentText"/>
      </w:pPr>
      <w:r>
        <w:rPr>
          <w:rStyle w:val="CommentReference"/>
        </w:rPr>
        <w:annotationRef/>
      </w:r>
      <w:r>
        <w:t>Velocity is speed AND direction, so saying direction beforehand is redundant</w:t>
      </w:r>
    </w:p>
  </w:comment>
  <w:comment w:id="25" w:author="Alex Messina" w:date="2014-07-03T10:48:00Z" w:initials="AM">
    <w:p w14:paraId="014FE2FF" w14:textId="77777777" w:rsidR="00504066" w:rsidRDefault="00504066">
      <w:pPr>
        <w:pStyle w:val="CommentText"/>
      </w:pPr>
      <w:r>
        <w:rPr>
          <w:rStyle w:val="CommentReference"/>
        </w:rPr>
        <w:annotationRef/>
      </w:r>
      <w:r>
        <w:t>I’m forgetting my high school physics!</w:t>
      </w:r>
    </w:p>
  </w:comment>
  <w:comment w:id="27" w:author="Geography" w:date="2014-07-02T22:04:00Z" w:initials="G">
    <w:p w14:paraId="70C40768" w14:textId="77777777" w:rsidR="004C6303" w:rsidRDefault="004C6303" w:rsidP="00A0056C">
      <w:pPr>
        <w:pStyle w:val="CommentText"/>
      </w:pPr>
      <w:r>
        <w:rPr>
          <w:rStyle w:val="CommentReference"/>
        </w:rPr>
        <w:annotationRef/>
      </w:r>
      <w:r>
        <w:t>Are these two or one hypothesis?</w:t>
      </w:r>
    </w:p>
  </w:comment>
  <w:comment w:id="32" w:author="Geography" w:date="2014-07-02T21:39:00Z" w:initials="G">
    <w:p w14:paraId="2B5D1885" w14:textId="77777777" w:rsidR="004C6303" w:rsidRDefault="004C6303">
      <w:pPr>
        <w:pStyle w:val="CommentText"/>
      </w:pPr>
      <w:r>
        <w:rPr>
          <w:rStyle w:val="CommentReference"/>
        </w:rPr>
        <w:annotationRef/>
      </w:r>
      <w:r>
        <w:t>Don’t the temporal patterns go against the hypothesis?  There are high rates in May-Jun, lowest in Feb-Mar…</w:t>
      </w:r>
    </w:p>
  </w:comment>
  <w:comment w:id="33" w:author="Alex Messina" w:date="2014-07-03T06:35:00Z" w:initials="AM">
    <w:p w14:paraId="2D826F5F" w14:textId="77777777" w:rsidR="004C6303" w:rsidRDefault="004C6303">
      <w:pPr>
        <w:pStyle w:val="CommentText"/>
      </w:pPr>
      <w:r>
        <w:rPr>
          <w:rStyle w:val="CommentReference"/>
        </w:rPr>
        <w:annotationRef/>
      </w:r>
      <w:r>
        <w:t>These are total sediment accumulation, not analyzed for composition so some may be carbonate. The pink JUNst13 is from a 4 day deployment coinciding with a large storm and quiescent ocean conditions. Just happened to be calm waves during that time.</w:t>
      </w:r>
    </w:p>
    <w:p w14:paraId="7FF76D2B" w14:textId="77777777" w:rsidR="004C6303" w:rsidRDefault="004C6303">
      <w:pPr>
        <w:pStyle w:val="CommentText"/>
      </w:pPr>
      <w:r>
        <w:t>This is also why it’s necessary to test the hypotheses against actual data.</w:t>
      </w:r>
    </w:p>
  </w:comment>
  <w:comment w:id="35" w:author="Curt Storlazzi" w:date="2014-07-03T12:36:00Z" w:initials="CS">
    <w:p w14:paraId="52240CC5" w14:textId="77777777" w:rsidR="00675185" w:rsidRDefault="00675185">
      <w:pPr>
        <w:pStyle w:val="CommentText"/>
      </w:pPr>
      <w:r>
        <w:rPr>
          <w:rStyle w:val="CommentReference"/>
        </w:rPr>
        <w:annotationRef/>
      </w:r>
      <w:r>
        <w:t>See comment above RE: Gardner 1980 paper applicability</w:t>
      </w:r>
    </w:p>
  </w:comment>
  <w:comment w:id="36" w:author="Geography" w:date="2014-07-02T21:47:00Z" w:initials="G">
    <w:p w14:paraId="4C0ACF09" w14:textId="77777777" w:rsidR="004C6303" w:rsidRDefault="004C6303">
      <w:pPr>
        <w:pStyle w:val="CommentText"/>
      </w:pPr>
      <w:r>
        <w:rPr>
          <w:rStyle w:val="CommentReference"/>
        </w:rPr>
        <w:annotationRef/>
      </w:r>
      <w:r>
        <w:t xml:space="preserve">I cut the first two sentences to focus on the tube traps and </w:t>
      </w:r>
      <w:proofErr w:type="spellStart"/>
      <w:r>
        <w:t>sed</w:t>
      </w:r>
      <w:proofErr w:type="spellEnd"/>
      <w:r>
        <w:t xml:space="preserve"> pods.</w:t>
      </w:r>
    </w:p>
  </w:comment>
  <w:comment w:id="38" w:author="Geography" w:date="2014-07-02T21:51:00Z" w:initials="G">
    <w:p w14:paraId="55B57492" w14:textId="77777777" w:rsidR="004C6303" w:rsidRDefault="004C6303">
      <w:pPr>
        <w:pStyle w:val="CommentText"/>
      </w:pPr>
      <w:r>
        <w:rPr>
          <w:rStyle w:val="CommentReference"/>
        </w:rPr>
        <w:annotationRef/>
      </w:r>
      <w:r>
        <w:t>Start the modeling section here.</w:t>
      </w:r>
    </w:p>
  </w:comment>
  <w:comment w:id="39" w:author="Geography" w:date="2014-07-02T22:00:00Z" w:initials="G">
    <w:p w14:paraId="2D45D8E3" w14:textId="77777777" w:rsidR="004C6303" w:rsidRDefault="004C6303">
      <w:pPr>
        <w:pStyle w:val="CommentText"/>
      </w:pPr>
      <w:r>
        <w:rPr>
          <w:rStyle w:val="CommentReference"/>
        </w:rPr>
        <w:annotationRef/>
      </w:r>
      <w:r>
        <w:t xml:space="preserve">At location </w:t>
      </w:r>
      <w:proofErr w:type="spellStart"/>
      <w:r>
        <w:t>i</w:t>
      </w:r>
      <w:proofErr w:type="spellEnd"/>
      <w:r>
        <w:t xml:space="preserve">?  </w:t>
      </w:r>
      <w:proofErr w:type="gramStart"/>
      <w:r>
        <w:t>if</w:t>
      </w:r>
      <w:proofErr w:type="gramEnd"/>
      <w:r>
        <w:t xml:space="preserve"> so, should be </w:t>
      </w:r>
      <w:proofErr w:type="spellStart"/>
      <w:r>
        <w:t>Ri</w:t>
      </w:r>
      <w:proofErr w:type="spellEnd"/>
      <w:r>
        <w:t>(t)</w:t>
      </w:r>
    </w:p>
  </w:comment>
  <w:comment w:id="40" w:author="Geography" w:date="2014-07-02T21:59:00Z" w:initials="G">
    <w:p w14:paraId="6B9E39C1" w14:textId="77777777" w:rsidR="004C6303" w:rsidRDefault="004C6303">
      <w:pPr>
        <w:pStyle w:val="CommentText"/>
      </w:pPr>
      <w:r>
        <w:rPr>
          <w:rStyle w:val="CommentReference"/>
        </w:rPr>
        <w:annotationRef/>
      </w:r>
      <w:r>
        <w:t>Make symbols consistent.</w:t>
      </w:r>
    </w:p>
  </w:comment>
  <w:comment w:id="41" w:author="Geography" w:date="2014-07-02T22:01:00Z" w:initials="G">
    <w:p w14:paraId="301A9148" w14:textId="77777777" w:rsidR="004C6303" w:rsidRDefault="004C6303">
      <w:pPr>
        <w:pStyle w:val="CommentText"/>
      </w:pPr>
      <w:r>
        <w:rPr>
          <w:rStyle w:val="CommentReference"/>
        </w:rPr>
        <w:annotationRef/>
      </w:r>
      <w:r>
        <w:t>Isn’t this paper 2?</w:t>
      </w:r>
    </w:p>
  </w:comment>
  <w:comment w:id="42" w:author="Geography" w:date="2014-07-02T22:12:00Z" w:initials="G">
    <w:p w14:paraId="06444DDA" w14:textId="77777777" w:rsidR="004C6303" w:rsidRDefault="004C6303">
      <w:pPr>
        <w:pStyle w:val="CommentText"/>
      </w:pPr>
      <w:r>
        <w:rPr>
          <w:rStyle w:val="CommentReference"/>
        </w:rPr>
        <w:annotationRef/>
      </w:r>
      <w:r>
        <w:t xml:space="preserve">Why wouldn’t you just do the comparison anyway?  Question would be Can sedimentation be predicted by monthly means, or are daily values of </w:t>
      </w:r>
      <w:proofErr w:type="spellStart"/>
      <w:r>
        <w:t>Sw</w:t>
      </w:r>
      <w:proofErr w:type="spellEnd"/>
      <w:r>
        <w:t xml:space="preserve"> and R necessary?</w:t>
      </w:r>
    </w:p>
  </w:comment>
  <w:comment w:id="43" w:author="Alex Messina" w:date="2014-07-03T07:17:00Z" w:initials="AM">
    <w:p w14:paraId="056B5DBF" w14:textId="77777777" w:rsidR="004C6303" w:rsidRDefault="004C6303">
      <w:pPr>
        <w:pStyle w:val="CommentText"/>
      </w:pPr>
      <w:r>
        <w:rPr>
          <w:rStyle w:val="CommentReference"/>
        </w:rPr>
        <w:annotationRef/>
      </w:r>
      <w:r>
        <w:t>That was a question in the original proposal but I cut it to simplify the analysis to be about sedimentation and not modeling, since there wasn’t anything to compare to in the lit.</w:t>
      </w:r>
    </w:p>
  </w:comment>
  <w:comment w:id="44" w:author="Geography" w:date="2014-07-02T22:07:00Z" w:initials="G">
    <w:p w14:paraId="02F808AF" w14:textId="77777777" w:rsidR="004C6303" w:rsidRDefault="004C6303">
      <w:pPr>
        <w:pStyle w:val="CommentText"/>
      </w:pPr>
      <w:r>
        <w:rPr>
          <w:rStyle w:val="CommentReference"/>
        </w:rPr>
        <w:annotationRef/>
      </w:r>
      <w:r>
        <w:t>I suggested using “kernel” based on our conversation with Tom, but it may not be technically what we are using (google “kernel”).  Alternative might be “relative sedimentation values”.</w:t>
      </w:r>
    </w:p>
  </w:comment>
  <w:comment w:id="45" w:author="Geography" w:date="2014-07-02T22:09:00Z" w:initials="G">
    <w:p w14:paraId="0071E012" w14:textId="77777777" w:rsidR="004C6303" w:rsidRDefault="004C6303">
      <w:pPr>
        <w:pStyle w:val="CommentText"/>
      </w:pPr>
      <w:r>
        <w:rPr>
          <w:rStyle w:val="CommentReference"/>
        </w:rPr>
        <w:annotationRef/>
      </w:r>
      <w:r>
        <w:t xml:space="preserve">Add subscripts to the variables in </w:t>
      </w:r>
      <w:proofErr w:type="spellStart"/>
      <w:r>
        <w:t>eq</w:t>
      </w:r>
      <w:proofErr w:type="spellEnd"/>
      <w:r>
        <w:t xml:space="preserve"> 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65AF6B" w15:done="0"/>
  <w15:commentEx w15:paraId="79076393" w15:done="0"/>
  <w15:commentEx w15:paraId="2B83F816" w15:done="0"/>
  <w15:commentEx w15:paraId="00D13D3C" w15:done="0"/>
  <w15:commentEx w15:paraId="2ABE62C1" w15:done="0"/>
  <w15:commentEx w15:paraId="64DF4D98" w15:done="0"/>
  <w15:commentEx w15:paraId="65B0A4FF" w15:paraIdParent="64DF4D98" w15:done="0"/>
  <w15:commentEx w15:paraId="44B6B03D" w15:done="0"/>
  <w15:commentEx w15:paraId="2F93F9B0" w15:paraIdParent="44B6B03D" w15:done="0"/>
  <w15:commentEx w15:paraId="5ADEB37F" w15:done="0"/>
  <w15:commentEx w15:paraId="2C98F1D2" w15:done="0"/>
  <w15:commentEx w15:paraId="0281C13C" w15:done="0"/>
  <w15:commentEx w15:paraId="46DEDA43" w15:done="0"/>
  <w15:commentEx w15:paraId="6E681069" w15:paraIdParent="46DEDA43" w15:done="0"/>
  <w15:commentEx w15:paraId="294A7558" w15:done="0"/>
  <w15:commentEx w15:paraId="28848BB5" w15:done="0"/>
  <w15:commentEx w15:paraId="7FF07751" w15:done="0"/>
  <w15:commentEx w15:paraId="471E5317" w15:done="0"/>
  <w15:commentEx w15:paraId="71666C26" w15:done="0"/>
  <w15:commentEx w15:paraId="014FE2FF" w15:paraIdParent="71666C26" w15:done="0"/>
  <w15:commentEx w15:paraId="70C40768" w15:done="0"/>
  <w15:commentEx w15:paraId="2B5D1885" w15:done="0"/>
  <w15:commentEx w15:paraId="7FF76D2B" w15:done="0"/>
  <w15:commentEx w15:paraId="52240CC5" w15:done="0"/>
  <w15:commentEx w15:paraId="4C0ACF09" w15:done="0"/>
  <w15:commentEx w15:paraId="55B57492" w15:done="0"/>
  <w15:commentEx w15:paraId="2D45D8E3" w15:done="0"/>
  <w15:commentEx w15:paraId="6B9E39C1" w15:done="0"/>
  <w15:commentEx w15:paraId="301A9148" w15:done="0"/>
  <w15:commentEx w15:paraId="06444DDA" w15:done="0"/>
  <w15:commentEx w15:paraId="056B5DBF" w15:done="0"/>
  <w15:commentEx w15:paraId="02F808AF" w15:done="0"/>
  <w15:commentEx w15:paraId="0071E01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bullet"/>
      <w:lvlText w:val=""/>
      <w:lvlJc w:val="left"/>
      <w:pPr>
        <w:tabs>
          <w:tab w:val="num" w:pos="1429"/>
        </w:tabs>
        <w:ind w:left="1429" w:hanging="360"/>
      </w:pPr>
      <w:rPr>
        <w:rFonts w:ascii="Symbol" w:hAnsi="Symbol" w:cs="OpenSymbol"/>
      </w:rPr>
    </w:lvl>
    <w:lvl w:ilvl="1">
      <w:start w:val="1"/>
      <w:numFmt w:val="bullet"/>
      <w:lvlText w:val="◦"/>
      <w:lvlJc w:val="left"/>
      <w:pPr>
        <w:tabs>
          <w:tab w:val="num" w:pos="1789"/>
        </w:tabs>
        <w:ind w:left="1789" w:hanging="360"/>
      </w:pPr>
      <w:rPr>
        <w:rFonts w:ascii="OpenSymbol" w:hAnsi="OpenSymbol" w:cs="OpenSymbol"/>
      </w:rPr>
    </w:lvl>
    <w:lvl w:ilvl="2">
      <w:start w:val="1"/>
      <w:numFmt w:val="bullet"/>
      <w:lvlText w:val="▪"/>
      <w:lvlJc w:val="left"/>
      <w:pPr>
        <w:tabs>
          <w:tab w:val="num" w:pos="2149"/>
        </w:tabs>
        <w:ind w:left="2149" w:hanging="360"/>
      </w:pPr>
      <w:rPr>
        <w:rFonts w:ascii="OpenSymbol" w:hAnsi="OpenSymbol" w:cs="OpenSymbol"/>
      </w:rPr>
    </w:lvl>
    <w:lvl w:ilvl="3">
      <w:start w:val="1"/>
      <w:numFmt w:val="bullet"/>
      <w:lvlText w:val=""/>
      <w:lvlJc w:val="left"/>
      <w:pPr>
        <w:tabs>
          <w:tab w:val="num" w:pos="2509"/>
        </w:tabs>
        <w:ind w:left="2509" w:hanging="360"/>
      </w:pPr>
      <w:rPr>
        <w:rFonts w:ascii="Symbol" w:hAnsi="Symbol" w:cs="OpenSymbol"/>
      </w:rPr>
    </w:lvl>
    <w:lvl w:ilvl="4">
      <w:start w:val="1"/>
      <w:numFmt w:val="bullet"/>
      <w:lvlText w:val="◦"/>
      <w:lvlJc w:val="left"/>
      <w:pPr>
        <w:tabs>
          <w:tab w:val="num" w:pos="2869"/>
        </w:tabs>
        <w:ind w:left="2869" w:hanging="360"/>
      </w:pPr>
      <w:rPr>
        <w:rFonts w:ascii="OpenSymbol" w:hAnsi="OpenSymbol" w:cs="OpenSymbol"/>
      </w:rPr>
    </w:lvl>
    <w:lvl w:ilvl="5">
      <w:start w:val="1"/>
      <w:numFmt w:val="bullet"/>
      <w:lvlText w:val="▪"/>
      <w:lvlJc w:val="left"/>
      <w:pPr>
        <w:tabs>
          <w:tab w:val="num" w:pos="3229"/>
        </w:tabs>
        <w:ind w:left="3229" w:hanging="360"/>
      </w:pPr>
      <w:rPr>
        <w:rFonts w:ascii="OpenSymbol" w:hAnsi="OpenSymbol" w:cs="OpenSymbol"/>
      </w:rPr>
    </w:lvl>
    <w:lvl w:ilvl="6">
      <w:start w:val="1"/>
      <w:numFmt w:val="bullet"/>
      <w:lvlText w:val=""/>
      <w:lvlJc w:val="left"/>
      <w:pPr>
        <w:tabs>
          <w:tab w:val="num" w:pos="3589"/>
        </w:tabs>
        <w:ind w:left="3589" w:hanging="360"/>
      </w:pPr>
      <w:rPr>
        <w:rFonts w:ascii="Symbol" w:hAnsi="Symbol" w:cs="OpenSymbol"/>
      </w:rPr>
    </w:lvl>
    <w:lvl w:ilvl="7">
      <w:start w:val="1"/>
      <w:numFmt w:val="bullet"/>
      <w:lvlText w:val="◦"/>
      <w:lvlJc w:val="left"/>
      <w:pPr>
        <w:tabs>
          <w:tab w:val="num" w:pos="3949"/>
        </w:tabs>
        <w:ind w:left="3949" w:hanging="360"/>
      </w:pPr>
      <w:rPr>
        <w:rFonts w:ascii="OpenSymbol" w:hAnsi="OpenSymbol" w:cs="OpenSymbol"/>
      </w:rPr>
    </w:lvl>
    <w:lvl w:ilvl="8">
      <w:start w:val="1"/>
      <w:numFmt w:val="bullet"/>
      <w:lvlText w:val="▪"/>
      <w:lvlJc w:val="left"/>
      <w:pPr>
        <w:tabs>
          <w:tab w:val="num" w:pos="4309"/>
        </w:tabs>
        <w:ind w:left="4309" w:hanging="360"/>
      </w:pPr>
      <w:rPr>
        <w:rFonts w:ascii="OpenSymbol" w:hAnsi="OpenSymbol" w:cs="OpenSymbol"/>
      </w:rPr>
    </w:lvl>
  </w:abstractNum>
  <w:abstractNum w:abstractNumId="1">
    <w:nsid w:val="2A467BEF"/>
    <w:multiLevelType w:val="multilevel"/>
    <w:tmpl w:val="F6A81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53605340"/>
    <w:multiLevelType w:val="hybridMultilevel"/>
    <w:tmpl w:val="248A0B92"/>
    <w:lvl w:ilvl="0" w:tplc="FA426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F07AFE"/>
    <w:multiLevelType w:val="hybridMultilevel"/>
    <w:tmpl w:val="8E0E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208"/>
    <w:rsid w:val="00000477"/>
    <w:rsid w:val="0001651F"/>
    <w:rsid w:val="00027F6A"/>
    <w:rsid w:val="0004049C"/>
    <w:rsid w:val="00085D0D"/>
    <w:rsid w:val="00086FE8"/>
    <w:rsid w:val="000937A9"/>
    <w:rsid w:val="000B330A"/>
    <w:rsid w:val="0011418C"/>
    <w:rsid w:val="00140B08"/>
    <w:rsid w:val="00152859"/>
    <w:rsid w:val="00166536"/>
    <w:rsid w:val="001A022C"/>
    <w:rsid w:val="001F2970"/>
    <w:rsid w:val="001F4BCB"/>
    <w:rsid w:val="00201721"/>
    <w:rsid w:val="00242865"/>
    <w:rsid w:val="00286650"/>
    <w:rsid w:val="002C316A"/>
    <w:rsid w:val="002D3F08"/>
    <w:rsid w:val="002D5620"/>
    <w:rsid w:val="002D5A3C"/>
    <w:rsid w:val="002D6348"/>
    <w:rsid w:val="002F145C"/>
    <w:rsid w:val="00310024"/>
    <w:rsid w:val="00332836"/>
    <w:rsid w:val="0035437F"/>
    <w:rsid w:val="0035569F"/>
    <w:rsid w:val="003C3570"/>
    <w:rsid w:val="003C4BBE"/>
    <w:rsid w:val="003E76C8"/>
    <w:rsid w:val="00406C2A"/>
    <w:rsid w:val="00417CF1"/>
    <w:rsid w:val="0042234A"/>
    <w:rsid w:val="0048085D"/>
    <w:rsid w:val="004867E7"/>
    <w:rsid w:val="004A3942"/>
    <w:rsid w:val="004A6DBF"/>
    <w:rsid w:val="004B0DDB"/>
    <w:rsid w:val="004C6303"/>
    <w:rsid w:val="00504066"/>
    <w:rsid w:val="005420C9"/>
    <w:rsid w:val="00551098"/>
    <w:rsid w:val="00552AED"/>
    <w:rsid w:val="00556ED8"/>
    <w:rsid w:val="00594008"/>
    <w:rsid w:val="005A7208"/>
    <w:rsid w:val="005D725B"/>
    <w:rsid w:val="005E3EB1"/>
    <w:rsid w:val="006049A8"/>
    <w:rsid w:val="00605F21"/>
    <w:rsid w:val="00614046"/>
    <w:rsid w:val="006414E4"/>
    <w:rsid w:val="00675185"/>
    <w:rsid w:val="006924C1"/>
    <w:rsid w:val="006A7CE0"/>
    <w:rsid w:val="006B6364"/>
    <w:rsid w:val="006C41CF"/>
    <w:rsid w:val="006C520F"/>
    <w:rsid w:val="006D3400"/>
    <w:rsid w:val="006F011E"/>
    <w:rsid w:val="006F3E9A"/>
    <w:rsid w:val="00703057"/>
    <w:rsid w:val="00723784"/>
    <w:rsid w:val="0072604E"/>
    <w:rsid w:val="00740B04"/>
    <w:rsid w:val="007616A7"/>
    <w:rsid w:val="0078545C"/>
    <w:rsid w:val="007B05BD"/>
    <w:rsid w:val="008245E9"/>
    <w:rsid w:val="008364A0"/>
    <w:rsid w:val="00865FC6"/>
    <w:rsid w:val="0089289B"/>
    <w:rsid w:val="00895523"/>
    <w:rsid w:val="008A7366"/>
    <w:rsid w:val="008B224B"/>
    <w:rsid w:val="008B2C3B"/>
    <w:rsid w:val="008B43D1"/>
    <w:rsid w:val="008B6F46"/>
    <w:rsid w:val="008D11B8"/>
    <w:rsid w:val="008D5982"/>
    <w:rsid w:val="008F5E4F"/>
    <w:rsid w:val="0095717D"/>
    <w:rsid w:val="00973367"/>
    <w:rsid w:val="00A0056C"/>
    <w:rsid w:val="00A23364"/>
    <w:rsid w:val="00A417F7"/>
    <w:rsid w:val="00A50E12"/>
    <w:rsid w:val="00A547F3"/>
    <w:rsid w:val="00A62A5F"/>
    <w:rsid w:val="00A77B87"/>
    <w:rsid w:val="00A83D6B"/>
    <w:rsid w:val="00AA0AF8"/>
    <w:rsid w:val="00AA6678"/>
    <w:rsid w:val="00AF5FB2"/>
    <w:rsid w:val="00B52C36"/>
    <w:rsid w:val="00B75696"/>
    <w:rsid w:val="00B93519"/>
    <w:rsid w:val="00BA3D92"/>
    <w:rsid w:val="00BB448E"/>
    <w:rsid w:val="00C17CD2"/>
    <w:rsid w:val="00C2451D"/>
    <w:rsid w:val="00C33BE3"/>
    <w:rsid w:val="00C9520D"/>
    <w:rsid w:val="00D45030"/>
    <w:rsid w:val="00D47A23"/>
    <w:rsid w:val="00D63F88"/>
    <w:rsid w:val="00D65767"/>
    <w:rsid w:val="00D83472"/>
    <w:rsid w:val="00D919F6"/>
    <w:rsid w:val="00DB5CCA"/>
    <w:rsid w:val="00DC5369"/>
    <w:rsid w:val="00DC5A3D"/>
    <w:rsid w:val="00E05AEE"/>
    <w:rsid w:val="00E11D24"/>
    <w:rsid w:val="00E214FB"/>
    <w:rsid w:val="00E34D3A"/>
    <w:rsid w:val="00E360D2"/>
    <w:rsid w:val="00E52175"/>
    <w:rsid w:val="00E6590D"/>
    <w:rsid w:val="00E844A8"/>
    <w:rsid w:val="00E8456A"/>
    <w:rsid w:val="00E97A5F"/>
    <w:rsid w:val="00EB146C"/>
    <w:rsid w:val="00EC1092"/>
    <w:rsid w:val="00EC4C96"/>
    <w:rsid w:val="00ED7F7B"/>
    <w:rsid w:val="00EE566F"/>
    <w:rsid w:val="00F1585D"/>
    <w:rsid w:val="00F625BC"/>
    <w:rsid w:val="00F66F56"/>
    <w:rsid w:val="00FB1700"/>
    <w:rsid w:val="00FC44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DF85"/>
  <w15:docId w15:val="{E2FC3C53-E032-4CE8-AD22-C1AAD03D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208"/>
  </w:style>
  <w:style w:type="paragraph" w:styleId="Heading1">
    <w:name w:val="heading 1"/>
    <w:aliases w:val="Part"/>
    <w:basedOn w:val="Normal"/>
    <w:next w:val="Normal"/>
    <w:link w:val="Heading1Char"/>
    <w:uiPriority w:val="9"/>
    <w:qFormat/>
    <w:rsid w:val="005A720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5A720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720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720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A720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720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720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720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720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5A720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5A72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A720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720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A720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A720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A720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A72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7208"/>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5A7208"/>
    <w:rPr>
      <w:sz w:val="16"/>
      <w:szCs w:val="16"/>
    </w:rPr>
  </w:style>
  <w:style w:type="paragraph" w:styleId="CommentText">
    <w:name w:val="annotation text"/>
    <w:basedOn w:val="Normal"/>
    <w:link w:val="CommentTextChar"/>
    <w:uiPriority w:val="99"/>
    <w:semiHidden/>
    <w:unhideWhenUsed/>
    <w:rsid w:val="005A7208"/>
    <w:pPr>
      <w:spacing w:line="240" w:lineRule="auto"/>
    </w:pPr>
    <w:rPr>
      <w:sz w:val="20"/>
      <w:szCs w:val="20"/>
    </w:rPr>
  </w:style>
  <w:style w:type="character" w:customStyle="1" w:styleId="CommentTextChar">
    <w:name w:val="Comment Text Char"/>
    <w:basedOn w:val="DefaultParagraphFont"/>
    <w:link w:val="CommentText"/>
    <w:uiPriority w:val="99"/>
    <w:semiHidden/>
    <w:rsid w:val="005A7208"/>
    <w:rPr>
      <w:sz w:val="20"/>
      <w:szCs w:val="20"/>
    </w:rPr>
  </w:style>
  <w:style w:type="paragraph" w:styleId="ListParagraph">
    <w:name w:val="List Paragraph"/>
    <w:basedOn w:val="Normal"/>
    <w:link w:val="ListParagraphChar"/>
    <w:uiPriority w:val="34"/>
    <w:qFormat/>
    <w:rsid w:val="005A7208"/>
    <w:pPr>
      <w:ind w:left="720"/>
      <w:contextualSpacing/>
    </w:pPr>
  </w:style>
  <w:style w:type="paragraph" w:styleId="Caption">
    <w:name w:val="caption"/>
    <w:basedOn w:val="Normal"/>
    <w:next w:val="Normal"/>
    <w:uiPriority w:val="35"/>
    <w:unhideWhenUsed/>
    <w:qFormat/>
    <w:rsid w:val="005A7208"/>
    <w:pPr>
      <w:spacing w:after="200" w:line="240" w:lineRule="auto"/>
    </w:pPr>
    <w:rPr>
      <w:i/>
      <w:iCs/>
      <w:color w:val="44546A" w:themeColor="text2"/>
      <w:sz w:val="18"/>
      <w:szCs w:val="18"/>
    </w:rPr>
  </w:style>
  <w:style w:type="table" w:styleId="TableGrid">
    <w:name w:val="Table Grid"/>
    <w:basedOn w:val="TableNormal"/>
    <w:uiPriority w:val="59"/>
    <w:rsid w:val="005A7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5A7208"/>
  </w:style>
  <w:style w:type="character" w:styleId="Strong">
    <w:name w:val="Strong"/>
    <w:basedOn w:val="DefaultParagraphFont"/>
    <w:uiPriority w:val="22"/>
    <w:qFormat/>
    <w:rsid w:val="005A7208"/>
    <w:rPr>
      <w:b/>
      <w:bCs/>
    </w:rPr>
  </w:style>
  <w:style w:type="paragraph" w:styleId="BalloonText">
    <w:name w:val="Balloon Text"/>
    <w:basedOn w:val="Normal"/>
    <w:link w:val="BalloonTextChar"/>
    <w:uiPriority w:val="99"/>
    <w:semiHidden/>
    <w:unhideWhenUsed/>
    <w:rsid w:val="005A72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208"/>
    <w:rPr>
      <w:rFonts w:ascii="Segoe UI" w:hAnsi="Segoe UI" w:cs="Segoe UI"/>
      <w:sz w:val="18"/>
      <w:szCs w:val="18"/>
    </w:rPr>
  </w:style>
  <w:style w:type="paragraph" w:styleId="NoSpacing">
    <w:name w:val="No Spacing"/>
    <w:uiPriority w:val="1"/>
    <w:qFormat/>
    <w:rsid w:val="00E6590D"/>
    <w:pPr>
      <w:spacing w:after="0" w:line="240" w:lineRule="auto"/>
    </w:pPr>
  </w:style>
  <w:style w:type="character" w:styleId="PlaceholderText">
    <w:name w:val="Placeholder Text"/>
    <w:basedOn w:val="DefaultParagraphFont"/>
    <w:uiPriority w:val="99"/>
    <w:semiHidden/>
    <w:rsid w:val="00286650"/>
    <w:rPr>
      <w:color w:val="808080"/>
    </w:rPr>
  </w:style>
  <w:style w:type="paragraph" w:styleId="CommentSubject">
    <w:name w:val="annotation subject"/>
    <w:basedOn w:val="CommentText"/>
    <w:next w:val="CommentText"/>
    <w:link w:val="CommentSubjectChar"/>
    <w:uiPriority w:val="99"/>
    <w:semiHidden/>
    <w:unhideWhenUsed/>
    <w:rsid w:val="00605F21"/>
    <w:rPr>
      <w:b/>
      <w:bCs/>
    </w:rPr>
  </w:style>
  <w:style w:type="character" w:customStyle="1" w:styleId="CommentSubjectChar">
    <w:name w:val="Comment Subject Char"/>
    <w:basedOn w:val="CommentTextChar"/>
    <w:link w:val="CommentSubject"/>
    <w:uiPriority w:val="99"/>
    <w:semiHidden/>
    <w:rsid w:val="00605F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5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0CF10-376A-44AF-84A2-4D94BB88E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19614</Words>
  <Characters>111803</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2</cp:revision>
  <dcterms:created xsi:type="dcterms:W3CDTF">2014-07-03T21:52:00Z</dcterms:created>
  <dcterms:modified xsi:type="dcterms:W3CDTF">2014-07-03T21:52:00Z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