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ABD84" w14:textId="77777777" w:rsidR="00334275" w:rsidRDefault="00334275" w:rsidP="00334275">
      <w:pPr>
        <w:jc w:val="center"/>
        <w:rPr>
          <w:sz w:val="28"/>
          <w:szCs w:val="28"/>
        </w:rPr>
      </w:pPr>
    </w:p>
    <w:p w14:paraId="451BA387" w14:textId="77777777" w:rsidR="00184B34" w:rsidRDefault="00184B34" w:rsidP="00334275">
      <w:pPr>
        <w:jc w:val="center"/>
        <w:rPr>
          <w:sz w:val="28"/>
          <w:szCs w:val="28"/>
        </w:rPr>
      </w:pPr>
    </w:p>
    <w:p w14:paraId="505D4A3C" w14:textId="77777777" w:rsidR="00184B34" w:rsidRDefault="00184B34" w:rsidP="00334275">
      <w:pPr>
        <w:jc w:val="center"/>
        <w:rPr>
          <w:sz w:val="28"/>
          <w:szCs w:val="28"/>
        </w:rPr>
      </w:pPr>
    </w:p>
    <w:p w14:paraId="25F5B19F" w14:textId="77777777" w:rsidR="00184B34" w:rsidRDefault="00184B34" w:rsidP="00334275">
      <w:pPr>
        <w:jc w:val="center"/>
        <w:rPr>
          <w:sz w:val="28"/>
          <w:szCs w:val="28"/>
        </w:rPr>
      </w:pPr>
    </w:p>
    <w:p w14:paraId="5DABE1B9" w14:textId="5174AE16" w:rsidR="00184B34" w:rsidRDefault="00184B34" w:rsidP="00334275">
      <w:pPr>
        <w:jc w:val="center"/>
        <w:rPr>
          <w:sz w:val="28"/>
          <w:szCs w:val="28"/>
        </w:rPr>
      </w:pPr>
      <w:r>
        <w:rPr>
          <w:sz w:val="28"/>
          <w:szCs w:val="28"/>
        </w:rPr>
        <w:t>Alex Messina</w:t>
      </w:r>
    </w:p>
    <w:p w14:paraId="4B098A86" w14:textId="77777777" w:rsidR="00184B34" w:rsidRDefault="00184B34" w:rsidP="00334275">
      <w:pPr>
        <w:jc w:val="center"/>
        <w:rPr>
          <w:sz w:val="28"/>
          <w:szCs w:val="28"/>
        </w:rPr>
      </w:pPr>
    </w:p>
    <w:p w14:paraId="25FF628E" w14:textId="652EAF57" w:rsidR="00184B34" w:rsidRPr="00184B34" w:rsidRDefault="00184B34" w:rsidP="00334275">
      <w:pPr>
        <w:jc w:val="center"/>
        <w:rPr>
          <w:b/>
          <w:sz w:val="28"/>
          <w:szCs w:val="28"/>
        </w:rPr>
      </w:pPr>
      <w:r w:rsidRPr="00184B34">
        <w:rPr>
          <w:b/>
          <w:sz w:val="28"/>
          <w:szCs w:val="28"/>
        </w:rPr>
        <w:t>“Terrestrial sediment dynamics in a small, tropical fringing-reef embayment”</w:t>
      </w:r>
    </w:p>
    <w:p w14:paraId="3F798A2F" w14:textId="24583C8B" w:rsidR="00184B34" w:rsidRPr="00184B34" w:rsidRDefault="00184B34" w:rsidP="00334275">
      <w:pPr>
        <w:jc w:val="center"/>
        <w:rPr>
          <w:i/>
          <w:sz w:val="28"/>
          <w:szCs w:val="28"/>
        </w:rPr>
      </w:pPr>
      <w:r w:rsidRPr="00184B34">
        <w:rPr>
          <w:i/>
          <w:sz w:val="28"/>
          <w:szCs w:val="28"/>
        </w:rPr>
        <w:t>Prepared for Oral Exam and Proposal Defense</w:t>
      </w:r>
    </w:p>
    <w:p w14:paraId="6D6B86D9" w14:textId="77777777" w:rsidR="00184B34" w:rsidRDefault="00184B34" w:rsidP="00334275">
      <w:pPr>
        <w:jc w:val="center"/>
        <w:rPr>
          <w:sz w:val="28"/>
          <w:szCs w:val="28"/>
        </w:rPr>
      </w:pPr>
    </w:p>
    <w:p w14:paraId="00ACFDA9" w14:textId="77777777" w:rsidR="00184B34" w:rsidRDefault="00184B34" w:rsidP="00334275">
      <w:pPr>
        <w:jc w:val="center"/>
        <w:rPr>
          <w:sz w:val="28"/>
          <w:szCs w:val="28"/>
        </w:rPr>
      </w:pPr>
    </w:p>
    <w:p w14:paraId="078BE9A8" w14:textId="1785F6B1" w:rsidR="00184B34" w:rsidRPr="00184B34" w:rsidRDefault="00184B34" w:rsidP="00334275">
      <w:pPr>
        <w:jc w:val="center"/>
        <w:rPr>
          <w:b/>
          <w:sz w:val="28"/>
          <w:szCs w:val="28"/>
          <w:u w:val="single"/>
        </w:rPr>
      </w:pPr>
      <w:r>
        <w:rPr>
          <w:b/>
          <w:sz w:val="28"/>
          <w:szCs w:val="28"/>
          <w:u w:val="single"/>
        </w:rPr>
        <w:t xml:space="preserve">Doctoral </w:t>
      </w:r>
      <w:r w:rsidRPr="00184B34">
        <w:rPr>
          <w:b/>
          <w:sz w:val="28"/>
          <w:szCs w:val="28"/>
          <w:u w:val="single"/>
        </w:rPr>
        <w:t>Committee:</w:t>
      </w:r>
    </w:p>
    <w:p w14:paraId="68175E46" w14:textId="2A098447" w:rsidR="00184B34" w:rsidRDefault="00184B34" w:rsidP="00334275">
      <w:pPr>
        <w:jc w:val="center"/>
        <w:rPr>
          <w:sz w:val="28"/>
          <w:szCs w:val="28"/>
        </w:rPr>
      </w:pPr>
      <w:r>
        <w:rPr>
          <w:sz w:val="28"/>
          <w:szCs w:val="28"/>
        </w:rPr>
        <w:t>Trent Biggs (Chair)</w:t>
      </w:r>
    </w:p>
    <w:p w14:paraId="0FBF8FA4" w14:textId="77777777" w:rsidR="00184B34" w:rsidRDefault="00184B34" w:rsidP="00184B34">
      <w:pPr>
        <w:jc w:val="center"/>
        <w:rPr>
          <w:sz w:val="28"/>
          <w:szCs w:val="28"/>
        </w:rPr>
      </w:pPr>
      <w:r>
        <w:rPr>
          <w:sz w:val="28"/>
          <w:szCs w:val="28"/>
        </w:rPr>
        <w:t>Bodo Bookhagen</w:t>
      </w:r>
      <w:r w:rsidRPr="00184B34">
        <w:rPr>
          <w:sz w:val="28"/>
          <w:szCs w:val="28"/>
        </w:rPr>
        <w:t xml:space="preserve"> </w:t>
      </w:r>
    </w:p>
    <w:p w14:paraId="47FB2899" w14:textId="42F64B10" w:rsidR="00184B34" w:rsidRDefault="00184B34" w:rsidP="00184B34">
      <w:pPr>
        <w:jc w:val="center"/>
        <w:rPr>
          <w:sz w:val="28"/>
          <w:szCs w:val="28"/>
        </w:rPr>
      </w:pPr>
      <w:r>
        <w:rPr>
          <w:sz w:val="28"/>
          <w:szCs w:val="28"/>
        </w:rPr>
        <w:t>Alan Hope</w:t>
      </w:r>
    </w:p>
    <w:p w14:paraId="501CBCB4" w14:textId="77777777" w:rsidR="00184B34" w:rsidRDefault="00184B34" w:rsidP="00184B34">
      <w:pPr>
        <w:jc w:val="center"/>
        <w:rPr>
          <w:sz w:val="28"/>
          <w:szCs w:val="28"/>
        </w:rPr>
      </w:pPr>
      <w:r>
        <w:rPr>
          <w:sz w:val="28"/>
          <w:szCs w:val="28"/>
        </w:rPr>
        <w:t>Curt Storlazzi</w:t>
      </w:r>
    </w:p>
    <w:p w14:paraId="60FC274E" w14:textId="7DEE5C4C" w:rsidR="00184B34" w:rsidRDefault="00184B34" w:rsidP="00334275">
      <w:pPr>
        <w:jc w:val="center"/>
        <w:rPr>
          <w:sz w:val="28"/>
          <w:szCs w:val="28"/>
        </w:rPr>
      </w:pPr>
      <w:r>
        <w:rPr>
          <w:sz w:val="28"/>
          <w:szCs w:val="28"/>
        </w:rPr>
        <w:t>Libe Washburn</w:t>
      </w:r>
    </w:p>
    <w:p w14:paraId="7FDA8A08" w14:textId="77777777" w:rsidR="00184B34" w:rsidRPr="00334275" w:rsidRDefault="00184B34" w:rsidP="00334275">
      <w:pPr>
        <w:jc w:val="center"/>
        <w:rPr>
          <w:sz w:val="28"/>
          <w:szCs w:val="28"/>
        </w:rPr>
      </w:pPr>
    </w:p>
    <w:p w14:paraId="55A32BB8" w14:textId="77777777" w:rsidR="00334275" w:rsidRDefault="00334275">
      <w:pPr>
        <w:rPr>
          <w:rFonts w:eastAsiaTheme="majorEastAsia" w:cstheme="majorBidi"/>
          <w:color w:val="2E74B5" w:themeColor="accent1" w:themeShade="BF"/>
          <w:sz w:val="32"/>
          <w:szCs w:val="32"/>
        </w:rPr>
      </w:pPr>
      <w:r>
        <w:br w:type="page"/>
      </w:r>
    </w:p>
    <w:p w14:paraId="71B6C7C9" w14:textId="0BF51E97" w:rsidR="00806C21" w:rsidRPr="00703BBA" w:rsidRDefault="004C5CF3" w:rsidP="005009D9">
      <w:pPr>
        <w:pStyle w:val="Heading1"/>
        <w:rPr>
          <w:rFonts w:asciiTheme="minorHAnsi" w:hAnsiTheme="minorHAnsi"/>
        </w:rPr>
      </w:pPr>
      <w:r>
        <w:rPr>
          <w:rFonts w:asciiTheme="minorHAnsi" w:hAnsiTheme="minorHAnsi"/>
        </w:rPr>
        <w:lastRenderedPageBreak/>
        <w:t xml:space="preserve">Proposal </w:t>
      </w:r>
      <w:r w:rsidR="00806C21" w:rsidRPr="00703BBA">
        <w:rPr>
          <w:rFonts w:asciiTheme="minorHAnsi" w:hAnsiTheme="minorHAnsi"/>
        </w:rPr>
        <w:t>Introduction</w:t>
      </w:r>
    </w:p>
    <w:p w14:paraId="0C1B7012" w14:textId="77777777" w:rsidR="00806C21" w:rsidRPr="00703BBA" w:rsidRDefault="00806C21" w:rsidP="005009D9">
      <w:pPr>
        <w:pStyle w:val="Heading2"/>
        <w:numPr>
          <w:ilvl w:val="0"/>
          <w:numId w:val="0"/>
        </w:numPr>
      </w:pPr>
      <w:bookmarkStart w:id="0" w:name="_Toc389207879"/>
      <w:r w:rsidRPr="00B2697B">
        <w:t>Motivation</w:t>
      </w:r>
      <w:bookmarkEnd w:id="0"/>
    </w:p>
    <w:p w14:paraId="31BA190D" w14:textId="3645EA99" w:rsidR="00281489" w:rsidRDefault="003F2995" w:rsidP="005009D9">
      <w:pPr>
        <w:ind w:firstLine="576"/>
      </w:pPr>
      <w:r>
        <w:t>An</w:t>
      </w:r>
      <w:r w:rsidR="00806C21" w:rsidRPr="00703BBA">
        <w:t xml:space="preserve">thropogenic watershed </w:t>
      </w:r>
      <w:r>
        <w:t>disturbance by</w:t>
      </w:r>
      <w:r w:rsidR="00A84266">
        <w:t xml:space="preserve"> </w:t>
      </w:r>
      <w:r w:rsidR="00806C21" w:rsidRPr="00703BBA">
        <w:t>industry, agriculture, deforestation, roads, and urbanization</w:t>
      </w:r>
      <w:r>
        <w:t xml:space="preserve"> alters</w:t>
      </w:r>
      <w:r w:rsidRPr="00703BBA">
        <w:t xml:space="preserve"> the timing, composition, and mass of sediment loads to coral reefs, causing enhanced sediment</w:t>
      </w:r>
      <w:r>
        <w:t xml:space="preserve"> stress </w:t>
      </w:r>
      <w:r w:rsidRPr="00703BBA">
        <w:t xml:space="preserve">on corals near the outlets of impacted watersheds </w:t>
      </w:r>
      <w:r w:rsidRPr="00703BBA">
        <w:fldChar w:fldCharType="begin" w:fldLock="1"/>
      </w:r>
      <w:r w:rsidR="00463BA1">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"mendeley" : { "previouslyFormattedCitation" : "(Syvitski et al., 2005)" }, "properties" : { "noteIndex" : 0 }, "schema" : "https://github.com/citation-style-language/schema/raw/master/csl-citation.json" }</w:instrText>
      </w:r>
      <w:r w:rsidRPr="00703BBA">
        <w:fldChar w:fldCharType="separate"/>
      </w:r>
      <w:r w:rsidRPr="00532115">
        <w:rPr>
          <w:noProof/>
        </w:rPr>
        <w:t>(Syvitski et al., 2005)</w:t>
      </w:r>
      <w:r w:rsidRPr="00703BBA">
        <w:fldChar w:fldCharType="end"/>
      </w:r>
      <w:r>
        <w:t>.</w:t>
      </w:r>
      <w:r w:rsidR="00806C21">
        <w:t xml:space="preserve"> </w:t>
      </w:r>
      <w:r>
        <w:t>L</w:t>
      </w:r>
      <w:r w:rsidR="00806C21" w:rsidRPr="00703BBA">
        <w:t>and cover changes are exacerbated on tropical islands characterized by high rainfall, extreme weather events, steep slopes, erodible soils, and naturally dense vegetation</w:t>
      </w:r>
      <w:r w:rsidR="00806C21">
        <w:t xml:space="preserve">, where </w:t>
      </w:r>
      <w:r w:rsidR="00806C21" w:rsidRPr="00703BBA">
        <w:t xml:space="preserve">land clearing alters the fraction of exposed soil much more than </w:t>
      </w:r>
      <w:r w:rsidR="00806C21">
        <w:t>in regions with</w:t>
      </w:r>
      <w:r w:rsidR="00806C21" w:rsidRPr="00703BBA">
        <w:t xml:space="preserve"> sparse vegetation. Sediment can bond with and transport other pollutants, attenuates light for photosynthesis, prevents larval recruitme</w:t>
      </w:r>
      <w:r>
        <w:t>nt, and stresses or smothers</w:t>
      </w:r>
      <w:r w:rsidR="00806C21" w:rsidRPr="00703BBA">
        <w:t xml:space="preserve"> coral organisms </w:t>
      </w:r>
      <w:r w:rsidR="00806C21" w:rsidRPr="00703BBA">
        <w:fldChar w:fldCharType="begin" w:fldLock="1"/>
      </w:r>
      <w:r w:rsidR="00463BA1">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806C21" w:rsidRPr="00703BBA">
        <w:fldChar w:fldCharType="separate"/>
      </w:r>
      <w:r w:rsidR="00806C21" w:rsidRPr="002778B6">
        <w:rPr>
          <w:noProof/>
        </w:rPr>
        <w:t>(Fabricius, 2005)</w:t>
      </w:r>
      <w:r w:rsidR="00806C21" w:rsidRPr="00703BBA">
        <w:fldChar w:fldCharType="end"/>
      </w:r>
      <w:r w:rsidR="00806C21" w:rsidRPr="00703BBA">
        <w:t xml:space="preserve">. Deposited sediment can be resuspended due to wave action and reworked over the reef, causing persistent negative effects to ecosystem health </w:t>
      </w:r>
      <w:r w:rsidR="00806C21" w:rsidRPr="00703BBA">
        <w:fldChar w:fldCharType="begin" w:fldLock="1"/>
      </w:r>
      <w:r w:rsidR="00463BA1">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00806C21" w:rsidRPr="00703BBA">
        <w:fldChar w:fldCharType="separate"/>
      </w:r>
      <w:r w:rsidR="00532115" w:rsidRPr="00532115">
        <w:rPr>
          <w:noProof/>
        </w:rPr>
        <w:t>(Wolanski et al., 2003)</w:t>
      </w:r>
      <w:r w:rsidR="00806C21" w:rsidRPr="00703BBA">
        <w:fldChar w:fldCharType="end"/>
      </w:r>
      <w:r w:rsidR="00806C21" w:rsidRPr="00703BBA">
        <w:t xml:space="preserve"> and distributing impacts to larger areas </w:t>
      </w:r>
      <w:r w:rsidR="00806C21" w:rsidRPr="00703BBA">
        <w:fldChar w:fldCharType="begin" w:fldLock="1"/>
      </w:r>
      <w:r w:rsidR="00463BA1">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806C21" w:rsidRPr="00703BBA">
        <w:fldChar w:fldCharType="separate"/>
      </w:r>
      <w:r w:rsidR="00532115" w:rsidRPr="00532115">
        <w:rPr>
          <w:noProof/>
        </w:rPr>
        <w:t>(Presto et al., 2006)</w:t>
      </w:r>
      <w:r w:rsidR="00806C21" w:rsidRPr="00703BBA">
        <w:fldChar w:fldCharType="end"/>
      </w:r>
      <w:r w:rsidR="00806C21" w:rsidRPr="00703BBA">
        <w:t>.</w:t>
      </w:r>
      <w:r w:rsidR="00806C21">
        <w:t xml:space="preserve"> </w:t>
      </w:r>
      <w:r w:rsidR="00A84266">
        <w:t xml:space="preserve">Damage to coral organisms and ecosystems is determined by the magnitude and duration of exposure, which are controlled by the interaction of sediment loading from the watershed, sediment availability on the reef, and hydrodynamic processes </w:t>
      </w:r>
      <w:r w:rsidR="00A84266">
        <w:fldChar w:fldCharType="begin" w:fldLock="1"/>
      </w:r>
      <w:r w:rsidR="00463BA1">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A84266">
        <w:fldChar w:fldCharType="separate"/>
      </w:r>
      <w:r w:rsidR="00A84266" w:rsidRPr="00532115">
        <w:rPr>
          <w:noProof/>
        </w:rPr>
        <w:t>(Storlazzi et al., 2009)</w:t>
      </w:r>
      <w:r w:rsidR="00A84266">
        <w:fldChar w:fldCharType="end"/>
      </w:r>
      <w:r w:rsidR="00A84266">
        <w:t>.</w:t>
      </w:r>
      <w:r>
        <w:t xml:space="preserve"> </w:t>
      </w:r>
      <w:r w:rsidR="00463BA1">
        <w:t>A</w:t>
      </w:r>
      <w:r>
        <w:t>n integrated understanding of how flood-supplied terrigenous sediment and water circulation control sediment deposition and residence time</w:t>
      </w:r>
      <w:r w:rsidR="00463BA1">
        <w:t xml:space="preserve"> on reefs</w:t>
      </w:r>
      <w:r>
        <w:t xml:space="preserve"> is essential for identifying and m</w:t>
      </w:r>
      <w:r w:rsidR="00463BA1">
        <w:t xml:space="preserve">itigating coral health impacts </w:t>
      </w:r>
      <w:r w:rsidR="00463BA1">
        <w:fldChar w:fldCharType="begin" w:fldLock="1"/>
      </w:r>
      <w:r w:rsidR="00463BA1">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"10.1016/j.marpolbul.2011.12.011", "ISSN" : "1879-3363", "PMID" : "22284702", "abstract" : "We argue that the residence times of key pollutants exported to the Great Barrier Reef (GBR) are greater in the GBR lagoon than those of the water itself, in contradiction to some previous assumptions. Adverse effects of the pollutant discharge will be greater and longer lasting than previously considered, in turn requiring stronger or more urgent action to remediate land practices. Residence times of fine sediments, nitrogen and phosphorus, pesticides and trace metals are suggested to be from years to decades in the GBR lagoon and highly likely to be greater than the residence time of water, estimated at around 15-365days. The recovery of corals and seagrass in the central region of the GBR following current land-use remediation in the catchment depends on the residence time of these contaminants. Ecohydrological modeling suggests that this recovery may take decades even with adequate levels of improved land management practices.", "author" : [ { "dropping-particle" : "", "family" : "Brodie", "given" : "Jon", "non-dropping-particle" : "", "parse-names" : false, "suffix" : "" }, { "dropping-particle" : "", "family" : "Wolanski", "given" : "Eric", "non-dropping-particle" : "", "parse-names" : false, "suffix" : "" }, { "dropping-particle" : "", "family" : "Lewis", "given" : "Stephen", "non-dropping-particle" : "", "parse-names" : false, "suffix" : "" }, { "dropping-particle" : "", "family" : "Bainbridge", "given" : "Zoe", "non-dropping-particle" : "", "parse-names" : false, "suffix" : "" } ], "container-title" : "Marine pollution bulletin", "id" : "ITEM-2", "issue" : "4-9", "issued" : { "date-parts" : [ [ "2012", "1" ] ] }, "page" : "267-79", "publisher" : "Elsevier Ltd", "title" : "An assessment of residence times of land-sourced contaminants in the Great Barrier Reef lagoon and the implications for management and reef recovery.", "type" : "article-journal", "volume" : "65" }, "uris" : [ "http://www.mendeley.com/documents/?uuid=45c83af7-646e-4853-8374-8ac1e4b05c61" ] } ], "mendeley" : { "previouslyFormattedCitation" : "(Brodie et al., 2012; Draut et al., 2009)" }, "properties" : { "noteIndex" : 0 }, "schema" : "https://github.com/citation-style-language/schema/raw/master/csl-citation.json" }</w:instrText>
      </w:r>
      <w:r w:rsidR="00463BA1">
        <w:fldChar w:fldCharType="separate"/>
      </w:r>
      <w:r w:rsidR="00463BA1" w:rsidRPr="00463BA1">
        <w:rPr>
          <w:noProof/>
        </w:rPr>
        <w:t>(Brodie et al., 2012; Draut et al., 2009)</w:t>
      </w:r>
      <w:r w:rsidR="00463BA1">
        <w:fldChar w:fldCharType="end"/>
      </w:r>
      <w:r w:rsidR="00463BA1">
        <w:t>.</w:t>
      </w:r>
    </w:p>
    <w:p w14:paraId="0BC52BF9" w14:textId="77777777" w:rsidR="00806C21" w:rsidRDefault="00806C21" w:rsidP="005009D9">
      <w:pPr>
        <w:pStyle w:val="Heading2"/>
        <w:numPr>
          <w:ilvl w:val="0"/>
          <w:numId w:val="0"/>
        </w:numPr>
      </w:pPr>
      <w:bookmarkStart w:id="1" w:name="_Toc389207880"/>
      <w:r w:rsidRPr="00703BBA">
        <w:t xml:space="preserve">Previous </w:t>
      </w:r>
      <w:bookmarkEnd w:id="1"/>
      <w:r>
        <w:t>Research and Scientific Motivation</w:t>
      </w:r>
    </w:p>
    <w:p w14:paraId="26B49195" w14:textId="60EE9B0A" w:rsidR="00432FCE" w:rsidRPr="00703BBA" w:rsidRDefault="00806C21" w:rsidP="00432FCE">
      <w:pPr>
        <w:ind w:firstLine="709"/>
      </w:pPr>
      <w:r>
        <w:t xml:space="preserve">Previous assessments of anthropogenic impacts on coral reefs </w:t>
      </w:r>
      <w:r w:rsidR="00DD6E52">
        <w:t>monitored</w:t>
      </w:r>
      <w:r>
        <w:t xml:space="preserve"> coral health </w:t>
      </w:r>
      <w:r w:rsidR="00281489">
        <w:t xml:space="preserve">metrics </w:t>
      </w:r>
      <w:r>
        <w:t xml:space="preserve">over time </w:t>
      </w:r>
      <w:r>
        <w:fldChar w:fldCharType="begin" w:fldLock="1"/>
      </w:r>
      <w:r w:rsidR="00463BA1">
        <w:instrText>ADDIN CSL_CITATION { "citationItems" : [ { "id" : "ITEM-1", "itemData" : { "author" : [ { "dropping-particle" : "", "family" : "Dahl", "given" : "Arthur", "non-dropping-particle" : "", "parse-names" : false, "suffix" : "" }, { "dropping-particle" : "", "family" : "Lamberts", "given" : "Austin", "non-dropping-particle" : "", "parse-names" : false, "suffix" : "" } ], "container-title" : "Pacific Science", "id" : "ITEM-1", "issue" : "3", "issued" : { "date-parts" : [ [ "1977" ] ] }, "page" : "309-319", "title" : "Environmental Impact on a Samoan Coral Reef: a resurvey of Mayors 1917 transect", "type" : "article-journal", "volume" : "31" }, "uris" : [ "http://www.mendeley.com/documents/?uuid=02af7e2e-3f41-4132-8563-c7d1435f662a" ] } ], "mendeley" : { "previouslyFormattedCitation" : "(Dahl and Lamberts, 1977)" }, "properties" : { "noteIndex" : 0 }, "schema" : "https://github.com/citation-style-language/schema/raw/master/csl-citation.json" }</w:instrText>
      </w:r>
      <w:r>
        <w:fldChar w:fldCharType="separate"/>
      </w:r>
      <w:r w:rsidR="00532115" w:rsidRPr="00532115">
        <w:rPr>
          <w:noProof/>
        </w:rPr>
        <w:t>(Dahl and Lamberts, 1977)</w:t>
      </w:r>
      <w:r>
        <w:fldChar w:fldCharType="end"/>
      </w:r>
      <w:r>
        <w:t xml:space="preserve">, or correlated reef health with stream water quality across various sites </w:t>
      </w:r>
      <w:r>
        <w:fldChar w:fldCharType="begin" w:fldLock="1"/>
      </w:r>
      <w:r w:rsidR="00463BA1">
        <w:instrText>ADDIN CSL_CITATION { "citationItems" : [ { "id" : "ITEM-1", "itemData" : { "DOI" : "10.1007/s10661-005-2019-4", "ISSN" : "0167-6369", "PMID" : "16418902", "abstract" : "Surveys were completed on Tutuila Island, American Samoa, to characterize reef development and assess the impacts of non-point source pollution on adjacent coral reefs at six sites. Multivariate analyses of benthic and coral community data found similar modern reef development at three locations; Aoa, Alofau, and Leone. These sites are situated in isolated bays with gentle sloping foundations. Aoa reefs had the highest estimates of crustose coralline algae cover and coral species richness, while Leone and Alofau showed high abundances of macroalgae and Porites corals. Aoa has the largest reef flat between watershed discharge and the reef slope, and the lowest human population density. Masefau and Fagaalu have a different geomorphology consisting of cemented staghorn coral fragments and steep slopes, however, benthic and coral communities were not similar. Benthic data suggest Fagaalu is heavily impacted compared with all other sites. Reef communities were assessed as bio-criteria indicators for waterbody health, using the EPA aquatic life use support designations of (1) fully supportive, (2) partially supportive, and (3) non-supportive for aquatic life. All sites resulted in a partially supportive ranking except Fagaalu, which was non-supportive. The results of this rapid assessment based upon relative benthic community measures are less desirable than long-term dataset analyses from monitoring programs, however it fills an important role for regulatory agencies required to report annual waterbody assessments. Future monitoring sites should be established to increase the number of replicates within each geological and physical setting to allow for meaningful comparisons along a gradient of hypothesized pollution levels.", "author" : [ { "dropping-particle" : "", "family" : "Houk", "given" : "Peter", "non-dropping-particle" : "", "parse-names" : false, "suffix" : "" }, { "dropping-particle" : "", "family" : "DiDonato", "given" : "Guy T", "non-dropping-particle" : "", "parse-names" : false, "suffix" : "" }, { "dropping-particle" : "", "family" : "Iguel", "given" : "John", "non-dropping-particle" : "", "parse-names" : false, "suffix" : "" }, { "dropping-particle" : "", "family" : "Woesik", "given" : "Robert", "non-dropping-particle" : "Van", "parse-names" : false, "suffix" : "" } ], "container-title" : "Environmental monitoring and assessment", "id" : "ITEM-1", "issue" : "1-3", "issued" : { "date-parts" : [ [ "2005", "8" ] ] }, "page" : "11-27", "title" : "Assessing the effects of non-point source pollution on American Samoa's coral reef communities", "type" : "article-journal", "volume" : "107" }, "uris" : [ "http://www.mendeley.com/documents/?uuid=731f9e80-4b63-4bee-a6b1-ba4f20308507" ] }, { "id" : "ITEM-2", "itemData" : { "author" : [ { "dropping-particle" : "", "family" : "Houk", "given" : "Peter", "non-dropping-particle" : "", "parse-names" : false, "suffix" : "" }, { "dropping-particle" : "", "family" : "Benavente", "given" : "David", "non-dropping-particle" : "", "parse-names" : false, "suffix" : "" }, { "dropping-particle" : "", "family" : "Johnson", "given" : "Steven", "non-dropping-particle" : "", "parse-names" : false, "suffix" : "" } ], "id" : "ITEM-2", "issue" : "April", "issued" : { "date-parts" : [ [ "2013" ] ] }, "title" : "Watershed-based coral reef monitoring across Tutuila , American Samoa : Summary of decadal trends and 2013 assessment", "type" : "article-journal" }, "uris" : [ "http://www.mendeley.com/documents/?uuid=cbf641dc-af46-4a60-a9cb-dd2526cbaaca" ] } ], "mendeley" : { "previouslyFormattedCitation" : "(Houk et al., 2013, 2005)" }, "properties" : { "noteIndex" : 0 }, "schema" : "https://github.com/citation-style-language/schema/raw/master/csl-citation.json" }</w:instrText>
      </w:r>
      <w:r>
        <w:fldChar w:fldCharType="separate"/>
      </w:r>
      <w:r w:rsidR="00350BD0" w:rsidRPr="00350BD0">
        <w:rPr>
          <w:noProof/>
        </w:rPr>
        <w:t>(Houk et al., 2013, 2005)</w:t>
      </w:r>
      <w:r>
        <w:fldChar w:fldCharType="end"/>
      </w:r>
      <w:r w:rsidR="00350BD0">
        <w:t xml:space="preserve">, </w:t>
      </w:r>
      <w:r w:rsidRPr="00703BBA">
        <w:t>but it is difficult to attribute cha</w:t>
      </w:r>
      <w:r>
        <w:t xml:space="preserve">nges in coral health to a specific </w:t>
      </w:r>
      <w:r w:rsidRPr="00703BBA">
        <w:t xml:space="preserve">stressor </w:t>
      </w:r>
      <w:r w:rsidRPr="00703BBA">
        <w:fldChar w:fldCharType="begin" w:fldLock="1"/>
      </w:r>
      <w:r w:rsidR="00463BA1">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"0722-4028", "author" : [ { "dropping-particle" : "", "family" : "Grigg", "given" : "R. W.", "non-dropping-particle" : "", "parse-names" : false, "suffix" : "" } ], "container-title" : "Coral Reefs", "id" : "ITEM-2", "issue" : "4", "issued" : { "date-parts" : [ [ "1995" ] ] }, "page" : "253-266", "title" : "Coral reefs in an urban embayment in Hawaii: a complex case history controlled by natural and anthropogenic stress", "type" : "article-journal", "volume" : "14" }, "uris" : [ "http://www.mendeley.com/documents/?uuid=5f5b321e-6f80-4602-bc2e-8889e73300a9" ] } ], "mendeley" : { "manualFormatting" : "(Grigg 1995)", "previouslyFormattedCitation" : "(Grigg, 1995; Wolanski et al., 2003)" }, "properties" : { "noteIndex" : 0 }, "schema" : "https://github.com/citation-style-language/schema/raw/master/csl-citation.json" }</w:instrText>
      </w:r>
      <w:r w:rsidRPr="00703BBA">
        <w:fldChar w:fldCharType="separate"/>
      </w:r>
      <w:r w:rsidRPr="00B9633D">
        <w:rPr>
          <w:noProof/>
        </w:rPr>
        <w:t>(Grigg 1995)</w:t>
      </w:r>
      <w:r w:rsidRPr="00703BBA">
        <w:fldChar w:fldCharType="end"/>
      </w:r>
      <w:r>
        <w:t>.</w:t>
      </w:r>
      <w:r w:rsidRPr="00703BBA">
        <w:t xml:space="preserve"> </w:t>
      </w:r>
      <w:r>
        <w:t xml:space="preserve">Biological approaches may document increased sedimentation on corals but fail to address the specific process(es) increasing sedimentation, and hence an opportune point of intervention for environmental managers </w:t>
      </w:r>
      <w:r>
        <w:fldChar w:fldCharType="begin" w:fldLock="1"/>
      </w:r>
      <w:r w:rsidR="00463BA1">
        <w:instrText>ADDIN CSL_CITATION { "citationItems" : [ { "id" : "ITEM-1", "itemData" : { "DOI" : "10.1016/j.marpolbul.2005.06.028", "ISSN" : "0025-326X", "PMID" : "16054653", "abstract" : "Coral reefs are in crisis. Globally, our reefs are degrading at an accelerating rate and present methodologies for coral-reef 'health' assessment, although providing important information in describing these global declines, have been unable to halt these declines. These assessments are usually employed with no clear purpose and using uncorrelated methods resulting in a failure to prevent or mitigate coral reef deterioration. If we are to ever successfully intervene, we must move beyond the current paradigm, where assessments and intervention decisions are based primarily on descriptive science and embrace a paradigm that promotes both descriptive and mechanistic science to recognize a problem, and recognize it before it becomes a crisis. The primary methodology in this alternative paradigm is analogous to the clinical and diagnostic methodologies of evidence-based medicine. Adopting this new paradigm can provide the evidence to target management actions on those stressors currently impacting reef ecosystems as well as providing a means for proactive management actions to avert irreversible habitat decline.", "author" : [ { "dropping-particle" : "", "family" : "Downs", "given" : "Craig a", "non-dropping-particle" : "", "parse-names" : false, "suffix" : "" }, { "dropping-particle" : "", "family" : "Woodley", "given" : "Cheryl M", "non-dropping-particle" : "", "parse-names" : false, "suffix" : "" }, { "dropping-particle" : "", "family" : "Richmond", "given" : "Robert H", "non-dropping-particle" : "", "parse-names" : false, "suffix" : "" }, { "dropping-particle" : "", "family" : "Lanning", "given" : "Lynda L", "non-dropping-particle" : "", "parse-names" : false, "suffix" : "" }, { "dropping-particle" : "", "family" : "Owen", "given" : "Richard", "non-dropping-particle" : "", "parse-names" : false, "suffix" : "" } ], "container-title" : "Marine pollution bulletin", "id" : "ITEM-1", "issue" : "5-7", "issued" : { "date-parts" : [ [ "2005", "1" ] ] }, "page" : "486-94", "title" : "Shifting the paradigm of coral-reef 'health' assessment", "type" : "article-journal", "volume" : "51" }, "uris" : [ "http://www.mendeley.com/documents/?uuid=2f9f2ef4-9bb0-451a-997a-aff023a290a7" ] } ], "mendeley" : { "previouslyFormattedCitation" : "(Downs et al., 2005)" }, "properties" : { "noteIndex" : 0 }, "schema" : "https://github.com/citation-style-language/schema/raw/master/csl-citation.json" }</w:instrText>
      </w:r>
      <w:r>
        <w:fldChar w:fldCharType="separate"/>
      </w:r>
      <w:r w:rsidRPr="009A7D8B">
        <w:rPr>
          <w:noProof/>
        </w:rPr>
        <w:t>(Downs et al., 2005)</w:t>
      </w:r>
      <w:r>
        <w:fldChar w:fldCharType="end"/>
      </w:r>
      <w:r>
        <w:t xml:space="preserve">. </w:t>
      </w:r>
    </w:p>
    <w:p w14:paraId="4E60E538" w14:textId="65A6B611" w:rsidR="00806C21" w:rsidRDefault="003F2995" w:rsidP="00432FCE">
      <w:pPr>
        <w:ind w:firstLine="709"/>
      </w:pPr>
      <w:r>
        <w:t>To complement</w:t>
      </w:r>
      <w:r w:rsidR="00806C21">
        <w:t xml:space="preserve"> biological monitoring approaches, groups such as the USGS Ridge-to-Reef Program  (see </w:t>
      </w:r>
      <w:r w:rsidR="00806C21">
        <w:fldChar w:fldCharType="begin" w:fldLock="1"/>
      </w:r>
      <w:r w:rsidR="00463BA1">
        <w:instrText>ADDIN CSL_CITATION { "citationItems" : [ { "id" : "ITEM-1", "itemData" : { "author" : [ { "dropping-particle" : "", "family" : "Field", "given" : "M.E.", "non-dropping-particle" : "", "parse-names" : false, "suffix" : "" }, { "dropping-particle" : "", "family" : "Cochran, S.A.", "given" : "", "non-dropping-particle" : "", "parse-names" : false, "suffix" : "" }, { "dropping-particle" : "", "family" : "Logan", "given" : "J.B.", "non-dropping-particle" : "", "parse-names" : false, "suffix" : "" }, { "dropping-particle" : "", "family" : "Storlazzi", "given" : "Curt D.", "non-dropping-particle" : "", "parse-names" : false, "suffix" : "" } ], "id" : "ITEM-1", "issued" : { "date-parts" : [ [ "2008" ] ] }, "page" : "180", "title" : "The coral reef of south Moloka\u02bbi, Hawai\u02bbi; Portrait of a sediment-threatened reef, U.S. Geological Survey Scientific Investigations Report 2007-5101", "type" : "report" }, "uris" : [ "http://www.mendeley.com/documents/?uuid=09f5b2f0-8998-41e7-b6bc-389d1361b069" ] } ], "mendeley" : { "manualFormatting" : "Field et al. (2008)", "previouslyFormattedCitation" : "(Field et al., 2008)" }, "properties" : { "noteIndex" : 0 }, "schema" : "https://github.com/citation-style-language/schema/raw/master/csl-citation.json" }</w:instrText>
      </w:r>
      <w:r w:rsidR="00806C21">
        <w:fldChar w:fldCharType="separate"/>
      </w:r>
      <w:r w:rsidR="00806C21">
        <w:rPr>
          <w:noProof/>
        </w:rPr>
        <w:t>Field et al. (</w:t>
      </w:r>
      <w:r w:rsidR="00806C21" w:rsidRPr="00B5093C">
        <w:rPr>
          <w:noProof/>
        </w:rPr>
        <w:t>2008)</w:t>
      </w:r>
      <w:r w:rsidR="00806C21">
        <w:fldChar w:fldCharType="end"/>
      </w:r>
      <w:r w:rsidR="00806C21">
        <w:t>, and references therein)  have pursued integrated,</w:t>
      </w:r>
      <w:r w:rsidR="00806C21" w:rsidRPr="003343A1">
        <w:t xml:space="preserve"> process-oriented </w:t>
      </w:r>
      <w:r w:rsidR="00806C21">
        <w:t xml:space="preserve">research </w:t>
      </w:r>
      <w:r w:rsidR="00806C21" w:rsidRPr="003343A1">
        <w:t>to provide scientific information</w:t>
      </w:r>
      <w:r w:rsidR="00806C21">
        <w:t xml:space="preserve"> on sediment sources and dynamics</w:t>
      </w:r>
      <w:r w:rsidR="00806C21" w:rsidRPr="003343A1">
        <w:t xml:space="preserve"> to resource managers </w:t>
      </w:r>
      <w:r w:rsidR="00806C21">
        <w:fldChar w:fldCharType="begin" w:fldLock="1"/>
      </w:r>
      <w:r w:rsidR="00463BA1">
        <w:instrText>ADDIN CSL_CITATION { "citationItems" : [ { "id" : "ITEM-1", "itemData" : { "author" : [ { "dropping-particle" : "", "family" : "Atkinson", "given" : "Carter", "non-dropping-particle" : "", "parse-names" : false, "suffix" : "" }, { "dropping-particle" : "", "family" : "Medeiros", "given" : "Arthur", "non-dropping-particle" : "", "parse-names" : false, "suffix" : "" } ], "id" : "ITEM-1", "issued" : { "date-parts" : [ [ "2006" ] ] }, "title" : "Trip Report : Pilot Study of Factors Linking Watershed Function and Coastal Ecosystem Health in American Samoa", "type" : "report" }, "uris" : [ "http://www.mendeley.com/documents/?uuid=77216554-453f-4992-adad-1a6e143ff537" ] } ], "mendeley" : { "previouslyFormattedCitation" : "(Atkinson and Medeiros, 2006)" }, "properties" : { "noteIndex" : 0 }, "schema" : "https://github.com/citation-style-language/schema/raw/master/csl-citation.json" }</w:instrText>
      </w:r>
      <w:r w:rsidR="00806C21">
        <w:fldChar w:fldCharType="separate"/>
      </w:r>
      <w:r w:rsidR="00532115" w:rsidRPr="00532115">
        <w:rPr>
          <w:noProof/>
        </w:rPr>
        <w:t>(Atkinson and Medeiros, 2006)</w:t>
      </w:r>
      <w:r w:rsidR="00806C21">
        <w:fldChar w:fldCharType="end"/>
      </w:r>
      <w:r w:rsidR="00432FCE">
        <w:t xml:space="preserve">. </w:t>
      </w:r>
      <w:r w:rsidR="00806C21" w:rsidRPr="00703BBA">
        <w:t>Coral sedimentation field studies</w:t>
      </w:r>
      <w:r w:rsidR="00806C21">
        <w:t xml:space="preserve"> like Ridge-to-Reef</w:t>
      </w:r>
      <w:r w:rsidR="00806C21" w:rsidRPr="00703BBA">
        <w:t xml:space="preserve"> have three general components</w:t>
      </w:r>
      <w:r w:rsidR="00806C21">
        <w:t>, which are reflected in the three chapter structure of this dissertation</w:t>
      </w:r>
      <w:r w:rsidR="00806C21" w:rsidRPr="00703BBA">
        <w:t xml:space="preserve">: watershed inputs, hydrodynamic circulation over the reef, and </w:t>
      </w:r>
      <w:r w:rsidR="00806C21">
        <w:t>how they interact to govern spatiotemporal distribution of sediment</w:t>
      </w:r>
      <w:r w:rsidR="00DD6E52">
        <w:t xml:space="preserve"> accumulation</w:t>
      </w:r>
      <w:r w:rsidR="00806C21">
        <w:t xml:space="preserve"> on the reef.</w:t>
      </w:r>
      <w:r w:rsidR="00806C21" w:rsidRPr="00703BBA">
        <w:t xml:space="preserve"> Each of the three components requires significant expertise</w:t>
      </w:r>
      <w:r w:rsidR="00806C21">
        <w:t xml:space="preserve"> and </w:t>
      </w:r>
      <w:r w:rsidR="00806C21" w:rsidRPr="00703BBA">
        <w:t>specialized equipment, so most studies</w:t>
      </w:r>
      <w:r w:rsidR="00806C21">
        <w:t xml:space="preserve"> </w:t>
      </w:r>
      <w:r w:rsidR="00806C21" w:rsidRPr="00703BBA">
        <w:t>have</w:t>
      </w:r>
      <w:r w:rsidR="00806C21">
        <w:t xml:space="preserve"> either</w:t>
      </w:r>
      <w:r w:rsidR="00806C21" w:rsidRPr="00703BBA">
        <w:t xml:space="preserve"> focused on</w:t>
      </w:r>
      <w:r w:rsidR="00806C21">
        <w:t xml:space="preserve"> only one component, or integrate</w:t>
      </w:r>
      <w:r>
        <w:t>d</w:t>
      </w:r>
      <w:r w:rsidR="00806C21">
        <w:t xml:space="preserve"> large-scale </w:t>
      </w:r>
      <w:r w:rsidR="00806C21" w:rsidRPr="00703BBA">
        <w:t>collaborative efforts between watershed scientists, oceano</w:t>
      </w:r>
      <w:r w:rsidR="00432FCE">
        <w:t>graphers, and coral ecologists.</w:t>
      </w:r>
      <w:r w:rsidR="00806C21" w:rsidRPr="00703BBA">
        <w:t xml:space="preserve"> These large-scale collaborative efforts are important for integrating </w:t>
      </w:r>
      <w:r w:rsidR="00806C21">
        <w:t xml:space="preserve">state-of-the-art knowledge </w:t>
      </w:r>
      <w:r w:rsidR="00806C21" w:rsidRPr="00703BBA">
        <w:t>in each field, but are generally beyond the capabilities of management-oriented investigations</w:t>
      </w:r>
      <w:r w:rsidR="00806C21">
        <w:t>,</w:t>
      </w:r>
      <w:r w:rsidR="00806C21" w:rsidRPr="00703BBA">
        <w:t xml:space="preserve"> </w:t>
      </w:r>
      <w:r w:rsidR="00806C21">
        <w:t xml:space="preserve">or focus on large, complex study sites </w:t>
      </w:r>
      <w:r w:rsidR="00806C21">
        <w:fldChar w:fldCharType="begin" w:fldLock="1"/>
      </w:r>
      <w:r w:rsidR="00463BA1">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"(Fabricius et al., 2012; Storlazzi et al., 2009)" }, "properties" : { "noteIndex" : 0 }, "schema" : "https://github.com/citation-style-language/schema/raw/master/csl-citation.json" }</w:instrText>
      </w:r>
      <w:r w:rsidR="00806C21">
        <w:fldChar w:fldCharType="separate"/>
      </w:r>
      <w:r w:rsidR="00DD6E52" w:rsidRPr="00DD6E52">
        <w:rPr>
          <w:noProof/>
        </w:rPr>
        <w:t>(Fabricius et al., 2012; Storlazzi et al., 2009)</w:t>
      </w:r>
      <w:r w:rsidR="00806C21">
        <w:fldChar w:fldCharType="end"/>
      </w:r>
      <w:r w:rsidR="00806C21" w:rsidRPr="00703BBA">
        <w:t>.</w:t>
      </w:r>
      <w:r w:rsidR="00806C21">
        <w:t xml:space="preserve"> </w:t>
      </w:r>
    </w:p>
    <w:p w14:paraId="764661D8" w14:textId="648E51C2" w:rsidR="00806C21" w:rsidRDefault="00806C21" w:rsidP="005009D9">
      <w:pPr>
        <w:ind w:firstLine="709"/>
      </w:pPr>
      <w:r>
        <w:t>There is significant uncertainty in the natural sediment loading fro</w:t>
      </w:r>
      <w:r w:rsidR="003F2995">
        <w:t xml:space="preserve">m watersheds to coral reefs, </w:t>
      </w:r>
      <w:r>
        <w:t xml:space="preserve">the magnitude of human impacts on sediment loading for storm events of different sizes, </w:t>
      </w:r>
      <w:r w:rsidR="003F2995">
        <w:t>and which human activities</w:t>
      </w:r>
      <w:r>
        <w:t xml:space="preserve"> increase sediment loading, particularly on small tropical islands with limited data. Approaches for quantifying sediment discharge from </w:t>
      </w:r>
      <w:r>
        <w:lastRenderedPageBreak/>
        <w:t xml:space="preserve">steep, tropical watersheds to fringing reef embayments have included sediment budgets </w:t>
      </w:r>
      <w:r>
        <w:fldChar w:fldCharType="begin" w:fldLock="1"/>
      </w:r>
      <w:r w:rsidR="00463BA1">
        <w:instrText>ADDIN CSL_CITATION { "citationItems" : [ { "id" : "ITEM-1", "itemData" : { "DOI" : "10.1016/j.jenvman.2006.05.019", "ISSN" : "0301-4797", "PMID" : "17029758", "abstract" : "Accelerated erosion and increased sediment yields resulting from changes in land use are a critical environmental problem. Resource managers and decision makers need spatially explicit tools to help them predict the changes in sediment production and delivery due to unpaved roads and other types of land disturbance. This is a particularly important issue in much of the Caribbean because of the rapid pace of development and potential damage to nearshore coral reef communities. The specific objectives of this study were to: (1) develop a GIS-based sediment budget model; (2) use the model to evaluate the effects of unpaved roads on sediment delivery rates in three watersheds on St. John in the US Virgin Islands; and (3) compare the predicted sediment yields to pre-existing data. The St. John Erosion Model (STJ-EROS) is an ArcInfo-based program that uses empirical sediment production functions and delivery ratios to quantify watershed-scale sediment yields. The program consists of six input routines and five routines to calculate sediment production and delivery. The input routines have interfaces that allow the user to adjust the key variables that control sediment production and delivery. The other five routines use pre-set erosion rate constants, user-defined variables, and values from nine data layers to calculate watershed-scale sediment yields from unpaved road travelways, road cutslopes, streambanks, treethrow, and undisturbed hillslopes. STJ-EROS was applied to three basins on St. John with varying levels of development. Predicted sediment yields under natural conditions ranged from 2 to 7Mgkm(-2)yr(-1), while yield rates for current conditions ranged from 8 to 46Mgkm(-2)yr(-1). Unpaved roads are estimated to be increasing sediment delivery rates by 3-6 times for Lameshur Bay, 5-9 times for Fish Bay, and 4-8 times for Cinnamon Bay. Predicted basin-scale sediment yields for both undisturbed and current conditions are within the range of measured sediment yields and bay sedimentation rates. The structure and user interfaces in STJ-EROS mean that the model can be readily adapted to other areas and used to assess the impact of unpaved roads and other land uses sediment production and delivery.", "author" : [ { "dropping-particle" : "", "family" : "Ramos-Scharr\u00f3n", "given" : "Carlos E", "non-dropping-particle" : "", "parse-names" : false, "suffix" : "" }, { "dropping-particle" : "", "family" : "Macdonald", "given" : "Lee H", "non-dropping-particle" : "", "parse-names" : false, "suffix" : "" } ], "container-title" : "Journal of Environmental Management", "id" : "ITEM-1", "issue" : "2", "issued" : { "date-parts" : [ [ "2007", "7" ] ] }, "page" : "157-72", "title" : "Development and application of a GIS-based sediment budget model.", "type" : "article-journal", "volume" : "84" }, "uris" : [ "http://www.mendeley.com/documents/?uuid=c1bc7677-6d02-4625-94ba-d87d463a1948" ] }, { "id" : "ITEM-2",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"ITEM-2", "issued" : { "date-parts" : [ [ "2010" ] ] }, "page" : "abstract#EP22A-01", "title" : "Sediment budget for a polluted Hawaiian reef using hillslope monitoring and process mapping", "type" : "paper-conference" }, "uris" : [ "http://www.mendeley.com/documents/?uuid=4378c49d-290f-4de2-b054-3c2ff8e4d978" ] } ], "mendeley" : { "previouslyFormattedCitation" : "(Ramos-Scharr\u00f3n and Macdonald, 2007; Stock et al., 2010)" }, "properties" : { "noteIndex" : 0 }, "schema" : "https://github.com/citation-style-language/schema/raw/master/csl-citation.json" }</w:instrText>
      </w:r>
      <w:r>
        <w:fldChar w:fldCharType="separate"/>
      </w:r>
      <w:r w:rsidR="00532115" w:rsidRPr="00532115">
        <w:rPr>
          <w:noProof/>
        </w:rPr>
        <w:t>(Ramos-Scharrón and Macdonald, 2007; Stock et al., 2010)</w:t>
      </w:r>
      <w:r>
        <w:fldChar w:fldCharType="end"/>
      </w:r>
      <w:r w:rsidR="00432FCE">
        <w:t xml:space="preserve">, </w:t>
      </w:r>
      <w:r>
        <w:t xml:space="preserve">Universal Soil Loss Equation methods </w:t>
      </w:r>
      <w:commentRangeStart w:id="2"/>
      <w:commentRangeStart w:id="3"/>
      <w:r>
        <w:fldChar w:fldCharType="begin" w:fldLock="1"/>
      </w:r>
      <w:r w:rsidR="00463BA1">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"id" : "ITEM-2", "itemData" : { "DOI" : "10.1007/s10310-007-0017-9", "ISSN" : "1341-6979", "author" : [ { "dropping-particle" : "", "family" : "Sadeghi", "given" : "S. H. R.", "non-dropping-particle" : "", "parse-names" : false, "suffix" : "" }, { "dropping-particle" : "", "family" : "Mizuyama", "given" : "T.", "non-dropping-particle" : "", "parse-names" : false, "suffix" : "" }, { "dropping-particle" : "", "family" : "Miyata", "given" : "S.", "non-dropping-particle" : "", "parse-names" : false, "suffix" : "" }, { "dropping-particle" : "", "family" : "Gomi", "given" : "T.", "non-dropping-particle" : "", "parse-names" : false, "suffix" : "" }, { "dropping-particle" : "", "family" : "Kosugi", "given" : "K.", "non-dropping-particle" : "", "parse-names" : false, "suffix" : "" }, { "dropping-particle" : "", "family" : "Mizugaki", "given" : "S.", "non-dropping-particle" : "", "parse-names" : false, "suffix" : "" }, { "dropping-particle" : "", "family" : "Onda", "given" : "Y.", "non-dropping-particle" : "", "parse-names" : false, "suffix" : "" } ], "container-title" : "Journal of Forest Research", "id" : "ITEM-2", "issue" : "4", "issued" : { "date-parts" : [ [ "2007", "6", "2" ] ] }, "page" : "270-277", "title" : "Is MUSLE apt to small steeply reforested watershed?", "type" : "article-journal", "volume" : "12" }, "uris" : [ "http://www.mendeley.com/documents/?uuid=7157efe2-b703-4323-8c95-85e65d4be1fe" ] } ], "mendeley" : { "previouslyFormattedCitation" : "(Calhoun and Fletcher, 1999; Sadeghi et al., 2007)" }, "properties" : { "noteIndex" : 0 }, "schema" : "https://github.com/citation-style-language/schema/raw/master/csl-citation.json" }</w:instrText>
      </w:r>
      <w:r>
        <w:fldChar w:fldCharType="separate"/>
      </w:r>
      <w:r w:rsidR="00532115" w:rsidRPr="00532115">
        <w:rPr>
          <w:noProof/>
        </w:rPr>
        <w:t>(Calhoun and Fletcher, 1999; Sadeghi et al., 2007)</w:t>
      </w:r>
      <w:r>
        <w:fldChar w:fldCharType="end"/>
      </w:r>
      <w:commentRangeEnd w:id="2"/>
      <w:r>
        <w:rPr>
          <w:rStyle w:val="CommentReference"/>
        </w:rPr>
        <w:commentReference w:id="2"/>
      </w:r>
      <w:commentRangeEnd w:id="3"/>
      <w:r>
        <w:rPr>
          <w:rStyle w:val="CommentReference"/>
        </w:rPr>
        <w:commentReference w:id="3"/>
      </w:r>
      <w:r>
        <w:t xml:space="preserve">, and in situ measurements </w:t>
      </w:r>
      <w:r>
        <w:fldChar w:fldCharType="begin" w:fldLock="1"/>
      </w:r>
      <w:r w:rsidR="00463BA1">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"(Calhoun and Fletcher, 1999; Wolanski et al., 2005)" }, "properties" : { "noteIndex" : 0 }, "schema" : "https://github.com/citation-style-language/schema/raw/master/csl-citation.json" }</w:instrText>
      </w:r>
      <w:r>
        <w:fldChar w:fldCharType="separate"/>
      </w:r>
      <w:r w:rsidR="00532115" w:rsidRPr="00532115">
        <w:rPr>
          <w:noProof/>
        </w:rPr>
        <w:t>(Calhoun and Fletcher, 1999; Wolanski et al., 2005)</w:t>
      </w:r>
      <w:r>
        <w:fldChar w:fldCharType="end"/>
      </w:r>
      <w:r>
        <w:t xml:space="preserve">. Evidence from several coastal watersheds in New Zealand shows strong potential for modeling sediment loading from watersheds using the </w:t>
      </w:r>
      <w:r w:rsidR="00432FCE">
        <w:t>peak</w:t>
      </w:r>
      <w:r>
        <w:t xml:space="preserve"> event discharge </w:t>
      </w:r>
      <w:r>
        <w:fldChar w:fldCharType="begin" w:fldLock="1"/>
      </w:r>
      <w:r w:rsidR="00463BA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"(Basher et al., 2011; Fahey et al., 2003; Hicks, 1990)" }, "properties" : { "noteIndex" : 0 }, "schema" : "https://github.com/citation-style-language/schema/raw/master/csl-citation.json" }</w:instrText>
      </w:r>
      <w:r>
        <w:fldChar w:fldCharType="separate"/>
      </w:r>
      <w:r w:rsidR="00532115" w:rsidRPr="00532115">
        <w:rPr>
          <w:noProof/>
        </w:rPr>
        <w:t>(Basher et al., 2011; Fahey et al., 2003; Hicks, 1990)</w:t>
      </w:r>
      <w:r>
        <w:fldChar w:fldCharType="end"/>
      </w:r>
      <w:r>
        <w:t xml:space="preserve"> but this approach has not </w:t>
      </w:r>
      <w:r w:rsidR="00DD6E52">
        <w:t xml:space="preserve">yet </w:t>
      </w:r>
      <w:r>
        <w:t xml:space="preserve">been tested in tropical, volcanic islands. </w:t>
      </w:r>
      <w:r w:rsidR="00DD6E52">
        <w:t>This research will apply this methodology in Paper One, outlined below.</w:t>
      </w:r>
      <w:r>
        <w:t xml:space="preserve"> </w:t>
      </w:r>
    </w:p>
    <w:p w14:paraId="57CA3AD0" w14:textId="2B9D8543" w:rsidR="00432FCE" w:rsidRDefault="00EC2FDA" w:rsidP="00432FCE">
      <w:pPr>
        <w:ind w:firstLine="709"/>
      </w:pPr>
      <w:r>
        <w:t xml:space="preserve">Few </w:t>
      </w:r>
      <w:r w:rsidR="00806C21">
        <w:t xml:space="preserve">studies have developed an integrated understanding of sediment sources, transport processes, and deposition in small, reef-fringed embayments </w:t>
      </w:r>
      <w:commentRangeStart w:id="4"/>
      <w:commentRangeStart w:id="5"/>
      <w:r w:rsidR="00806C21">
        <w:fldChar w:fldCharType="begin" w:fldLock="1"/>
      </w:r>
      <w:r w:rsidR="00463BA1">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"ITEM-3",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"(Bartley et al., 2014; Draut et al., 2009; Wolanski et al., 2003)" }, "properties" : { "noteIndex" : 0 }, "schema" : "https://github.com/citation-style-language/schema/raw/master/csl-citation.json" }</w:instrText>
      </w:r>
      <w:r w:rsidR="00806C21">
        <w:fldChar w:fldCharType="separate"/>
      </w:r>
      <w:r w:rsidR="00806C21" w:rsidRPr="00231D76">
        <w:rPr>
          <w:noProof/>
        </w:rPr>
        <w:t>(Bartley et al., 2014; Draut et al., 2009; Wolanski et al., 2003)</w:t>
      </w:r>
      <w:r w:rsidR="00806C21">
        <w:fldChar w:fldCharType="end"/>
      </w:r>
      <w:commentRangeEnd w:id="4"/>
      <w:r w:rsidR="00806C21">
        <w:rPr>
          <w:rStyle w:val="CommentReference"/>
        </w:rPr>
        <w:commentReference w:id="4"/>
      </w:r>
      <w:commentRangeEnd w:id="5"/>
      <w:r w:rsidR="00806C21">
        <w:rPr>
          <w:rStyle w:val="CommentReference"/>
        </w:rPr>
        <w:commentReference w:id="5"/>
      </w:r>
      <w:r w:rsidR="00806C21">
        <w:t xml:space="preserve">. Two integrated studies </w:t>
      </w:r>
      <w:r>
        <w:t>of</w:t>
      </w:r>
      <w:r w:rsidR="00806C21">
        <w:t xml:space="preserve"> Hanalei Bay in Kau</w:t>
      </w:r>
      <w:r w:rsidR="00DD6E52">
        <w:t xml:space="preserve">ai, HI, </w:t>
      </w:r>
      <w:r w:rsidR="00806C21">
        <w:fldChar w:fldCharType="begin" w:fldLock="1"/>
      </w:r>
      <w:r w:rsidR="00463BA1">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rsidR="00806C21">
        <w:fldChar w:fldCharType="separate"/>
      </w:r>
      <w:r w:rsidR="00806C21" w:rsidRPr="0068498A">
        <w:rPr>
          <w:noProof/>
        </w:rPr>
        <w:t>(Draut et al., 2009; Storlazzi et al., 2009)</w:t>
      </w:r>
      <w:r w:rsidR="00806C21">
        <w:fldChar w:fldCharType="end"/>
      </w:r>
      <w:r w:rsidR="00806C21">
        <w:t xml:space="preserve"> demonstrated that in addition to total sediment loading and water circulation, the</w:t>
      </w:r>
      <w:r w:rsidR="00432FCE">
        <w:t xml:space="preserve"> temporal</w:t>
      </w:r>
      <w:r w:rsidR="00806C21">
        <w:t xml:space="preserve"> phasing of flood events </w:t>
      </w:r>
      <w:r w:rsidR="00FB3FCE">
        <w:t>and wave conditions i</w:t>
      </w:r>
      <w:r w:rsidR="00806C21">
        <w:t xml:space="preserve">s a key control on sediment deposition and residence time. As opposed to temperate regions where sediment deposition is limited because river floods and high wave energy are caused by the same frontal system, sediment discharge and wave events can be decoupled in many tropical regions. </w:t>
      </w:r>
    </w:p>
    <w:p w14:paraId="3A6F13F7" w14:textId="77777777" w:rsidR="004C5CF3" w:rsidRPr="00703BBA" w:rsidRDefault="004C5CF3" w:rsidP="004C5CF3">
      <w:pPr>
        <w:pStyle w:val="Heading1"/>
        <w:rPr>
          <w:rFonts w:asciiTheme="minorHAnsi" w:hAnsiTheme="minorHAnsi"/>
        </w:rPr>
      </w:pPr>
      <w:bookmarkStart w:id="6" w:name="_Toc389207889"/>
      <w:r>
        <w:rPr>
          <w:rFonts w:asciiTheme="minorHAnsi" w:hAnsiTheme="minorHAnsi"/>
        </w:rPr>
        <w:t>Research Design</w:t>
      </w:r>
      <w:bookmarkEnd w:id="6"/>
    </w:p>
    <w:p w14:paraId="6552EB3C" w14:textId="4F86935A" w:rsidR="00806C21" w:rsidRPr="00703BBA" w:rsidRDefault="00806C21" w:rsidP="005009D9">
      <w:pPr>
        <w:ind w:firstLine="709"/>
      </w:pPr>
      <w:r>
        <w:t>The objective of this dissertation is to document relationships and interactions between terrigenous sediment, water circulation over the reef, and the spatial distribution of sediment</w:t>
      </w:r>
      <w:r w:rsidR="004C5CF3">
        <w:t xml:space="preserve"> accumulation</w:t>
      </w:r>
      <w:r>
        <w:t xml:space="preserve"> under various conditions in a linked watershed and reef-fringed embayment. </w:t>
      </w:r>
      <w:r w:rsidRPr="00703BBA">
        <w:t xml:space="preserve">This research </w:t>
      </w:r>
      <w:r w:rsidR="00532115">
        <w:t>is</w:t>
      </w:r>
      <w:r w:rsidRPr="00703BBA">
        <w:t xml:space="preserve"> structured around three</w:t>
      </w:r>
      <w:r w:rsidR="00432FCE">
        <w:t xml:space="preserve"> separate papers that develop a</w:t>
      </w:r>
      <w:r>
        <w:t xml:space="preserve">n </w:t>
      </w:r>
      <w:r w:rsidR="00432FCE">
        <w:t xml:space="preserve">empirical </w:t>
      </w:r>
      <w:r w:rsidRPr="00703BBA">
        <w:t xml:space="preserve">model of sediment dynamics in Faga’alu, </w:t>
      </w:r>
      <w:r>
        <w:t xml:space="preserve">American Samoa, which has been identified as a priority reef for mitigation of sediment-related impacts on coral reefs </w:t>
      </w:r>
      <w:r>
        <w:fldChar w:fldCharType="begin" w:fldLock="1"/>
      </w:r>
      <w:r w:rsidR="00463BA1">
        <w:instrText>ADDIN CSL_CITATION { "citationItems" : [ { "id" : "ITEM-1",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"ITEM-1", "issued" : { "date-parts" : [ [ "2011" ] ] }, "page" : "6-15", "title" : "Reefs at Risk: Revisited", "type" : "report", "volume" : "74" }, "uris" : [ "http://www.mendeley.com/documents/?uuid=c75ff4db-a598-4513-8180-d6ed39ca5dae" ] } ], "mendeley" : { "previouslyFormattedCitation" : "(Burke et al., 2011)" }, "properties" : { "noteIndex" : 0 }, "schema" : "https://github.com/citation-style-language/schema/raw/master/csl-citation.json" }</w:instrText>
      </w:r>
      <w:r>
        <w:fldChar w:fldCharType="separate"/>
      </w:r>
      <w:r w:rsidRPr="008432CE">
        <w:rPr>
          <w:noProof/>
        </w:rPr>
        <w:t>(Burke et al., 2011)</w:t>
      </w:r>
      <w:r>
        <w:fldChar w:fldCharType="end"/>
      </w:r>
      <w:r w:rsidRPr="00703BBA">
        <w:t xml:space="preserve">. </w:t>
      </w:r>
    </w:p>
    <w:p w14:paraId="39175B6D" w14:textId="7EA3A609" w:rsidR="00806C21" w:rsidRPr="00703BBA" w:rsidRDefault="00806C21" w:rsidP="005009D9">
      <w:r w:rsidRPr="00703BBA">
        <w:rPr>
          <w:b/>
          <w:i/>
        </w:rPr>
        <w:t xml:space="preserve">Paper One, </w:t>
      </w:r>
      <w:r>
        <w:t>“</w:t>
      </w:r>
      <w:r w:rsidRPr="00703BBA">
        <w:rPr>
          <w:i/>
        </w:rPr>
        <w:t xml:space="preserve">Contributions of human activities to suspended sediment yield during storm events from a </w:t>
      </w:r>
      <w:r>
        <w:rPr>
          <w:i/>
        </w:rPr>
        <w:t xml:space="preserve">steep, </w:t>
      </w:r>
      <w:r w:rsidRPr="00703BBA">
        <w:rPr>
          <w:i/>
        </w:rPr>
        <w:t>small</w:t>
      </w:r>
      <w:r>
        <w:rPr>
          <w:i/>
        </w:rPr>
        <w:t>, tropical</w:t>
      </w:r>
      <w:r w:rsidRPr="00703BBA">
        <w:rPr>
          <w:i/>
        </w:rPr>
        <w:t xml:space="preserve"> watershed</w:t>
      </w:r>
      <w:r>
        <w:rPr>
          <w:i/>
        </w:rPr>
        <w:t>”</w:t>
      </w:r>
      <w:r w:rsidRPr="00703BBA">
        <w:rPr>
          <w:i/>
        </w:rPr>
        <w:t xml:space="preserve">, </w:t>
      </w:r>
      <w:r w:rsidRPr="00703BBA">
        <w:t>will quantify</w:t>
      </w:r>
      <w:r w:rsidR="00532115">
        <w:t xml:space="preserve"> background</w:t>
      </w:r>
      <w:r w:rsidRPr="00703BBA">
        <w:t xml:space="preserve"> sediment loading from </w:t>
      </w:r>
      <w:r>
        <w:t>an</w:t>
      </w:r>
      <w:r w:rsidRPr="00703BBA">
        <w:t xml:space="preserve"> undisturbed forest and enhanced sediment loading </w:t>
      </w:r>
      <w:r w:rsidR="00532115">
        <w:t>from</w:t>
      </w:r>
      <w:r w:rsidRPr="00703BBA">
        <w:t xml:space="preserve"> </w:t>
      </w:r>
      <w:r>
        <w:t>human disturbance</w:t>
      </w:r>
      <w:r w:rsidRPr="00703BBA">
        <w:t xml:space="preserve"> in Faga’alu and Nu’uuli watersheds</w:t>
      </w:r>
      <w:r>
        <w:t xml:space="preserve"> during both baseflow and storm events</w:t>
      </w:r>
      <w:r w:rsidRPr="00703BBA">
        <w:t>.</w:t>
      </w:r>
      <w:r w:rsidRPr="008B6C5F">
        <w:t xml:space="preserve"> </w:t>
      </w:r>
      <w:r w:rsidRPr="00703BBA">
        <w:t>A combination of paired</w:t>
      </w:r>
      <w:r>
        <w:t>-</w:t>
      </w:r>
      <w:r w:rsidRPr="00703BBA">
        <w:t xml:space="preserve"> and nested</w:t>
      </w:r>
      <w:r>
        <w:t>-watershed study designs using</w:t>
      </w:r>
      <w:r w:rsidRPr="00703BBA">
        <w:t xml:space="preserve"> sediment budget, disturbance ratio, and sediment rating curve methodolog</w:t>
      </w:r>
      <w:r>
        <w:t>ies</w:t>
      </w:r>
      <w:r w:rsidRPr="00703BBA">
        <w:t xml:space="preserve"> will quantify the contribution of human-disturbed areas to total</w:t>
      </w:r>
      <w:r w:rsidR="00532115">
        <w:t xml:space="preserve"> suspended</w:t>
      </w:r>
      <w:r w:rsidRPr="00703BBA">
        <w:t xml:space="preserve"> sediment </w:t>
      </w:r>
      <w:r w:rsidR="00532115">
        <w:t xml:space="preserve">yield (SSY) </w:t>
      </w:r>
      <w:r w:rsidRPr="00703BBA">
        <w:t>to Faga’alu Bay.</w:t>
      </w:r>
      <w:r>
        <w:t xml:space="preserve"> </w:t>
      </w:r>
      <w:r w:rsidRPr="00703BBA">
        <w:t>In situ</w:t>
      </w:r>
      <w:r>
        <w:t xml:space="preserve"> measurements of </w:t>
      </w:r>
      <w:r w:rsidRPr="00703BBA">
        <w:t>precipitation, stream discharge and suspended sediment concentration</w:t>
      </w:r>
      <w:r w:rsidR="00532115">
        <w:t>,</w:t>
      </w:r>
      <w:r w:rsidRPr="00703BBA">
        <w:t xml:space="preserve"> collected over three field campaigns (2012-2014)</w:t>
      </w:r>
      <w:r w:rsidR="00532115">
        <w:t>,</w:t>
      </w:r>
      <w:r w:rsidRPr="00703BBA">
        <w:t xml:space="preserve"> </w:t>
      </w:r>
      <w:r>
        <w:t>are used to estimate per-storm-event</w:t>
      </w:r>
      <w:r w:rsidRPr="00703BBA">
        <w:t xml:space="preserve"> suspended sediment yield </w:t>
      </w:r>
      <w:r w:rsidR="00532115">
        <w:t>(SSY</w:t>
      </w:r>
      <w:r w:rsidR="00532115" w:rsidRPr="00532115">
        <w:rPr>
          <w:vertAlign w:val="subscript"/>
        </w:rPr>
        <w:t>EV</w:t>
      </w:r>
      <w:r w:rsidR="00532115">
        <w:t xml:space="preserve">) </w:t>
      </w:r>
      <w:r w:rsidRPr="00703BBA">
        <w:t>from the natural</w:t>
      </w:r>
      <w:r>
        <w:t xml:space="preserve"> and human-impacted</w:t>
      </w:r>
      <w:r>
        <w:rPr>
          <w:rStyle w:val="CommentReference"/>
        </w:rPr>
        <w:t xml:space="preserve"> </w:t>
      </w:r>
      <w:r w:rsidR="00532115">
        <w:t>sub</w:t>
      </w:r>
      <w:r w:rsidRPr="00703BBA">
        <w:t>watersheds in Faga’alu</w:t>
      </w:r>
      <w:r w:rsidR="00532115">
        <w:t xml:space="preserve"> and</w:t>
      </w:r>
      <w:r w:rsidRPr="00703BBA">
        <w:t xml:space="preserve"> Nu’uuli. An empirical model of </w:t>
      </w:r>
      <w:r w:rsidR="00532115">
        <w:t>SSY</w:t>
      </w:r>
      <w:r w:rsidR="00532115" w:rsidRPr="00532115">
        <w:rPr>
          <w:vertAlign w:val="subscript"/>
        </w:rPr>
        <w:t>EV</w:t>
      </w:r>
      <w:r>
        <w:t xml:space="preserve"> </w:t>
      </w:r>
      <w:r w:rsidRPr="00703BBA">
        <w:t>to Faga’alu Bay will be developed</w:t>
      </w:r>
      <w:r>
        <w:t xml:space="preserve"> </w:t>
      </w:r>
      <w:r w:rsidRPr="00703BBA">
        <w:t xml:space="preserve">to </w:t>
      </w:r>
      <w:r>
        <w:t xml:space="preserve">provide the background necessary to </w:t>
      </w:r>
      <w:r w:rsidRPr="00703BBA">
        <w:t>assess the effectiveness of future sediment mitigation at the quarry, and as a</w:t>
      </w:r>
      <w:r>
        <w:t xml:space="preserve"> component of </w:t>
      </w:r>
      <w:r w:rsidRPr="00703BBA">
        <w:t>a model of sediment</w:t>
      </w:r>
      <w:r w:rsidR="00532115">
        <w:t xml:space="preserve"> accumulation </w:t>
      </w:r>
      <w:r w:rsidRPr="00703BBA">
        <w:t>on the reef</w:t>
      </w:r>
      <w:r w:rsidR="00532115">
        <w:t>,</w:t>
      </w:r>
      <w:r>
        <w:t xml:space="preserve"> developed</w:t>
      </w:r>
      <w:r w:rsidRPr="00703BBA">
        <w:t xml:space="preserve"> in Paper Three. The developed models of </w:t>
      </w:r>
      <w:r w:rsidR="00532115">
        <w:t>SSY</w:t>
      </w:r>
      <w:r w:rsidR="00532115" w:rsidRPr="00532115">
        <w:rPr>
          <w:vertAlign w:val="subscript"/>
        </w:rPr>
        <w:t>EV</w:t>
      </w:r>
      <w:r w:rsidRPr="00703BBA">
        <w:t xml:space="preserve"> are also useful for advancing research efforts towards regional and global prediction of SSY in small mountainous watersheds </w:t>
      </w:r>
      <w:r w:rsidRPr="00703BBA">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00752646">
        <w:t>.</w:t>
      </w:r>
    </w:p>
    <w:p w14:paraId="501B3D63" w14:textId="31AF8CC8" w:rsidR="00806C21" w:rsidRPr="00752646" w:rsidRDefault="00806C21" w:rsidP="005009D9">
      <w:r w:rsidRPr="00703BBA">
        <w:rPr>
          <w:b/>
          <w:i/>
        </w:rPr>
        <w:t>Paper Two,</w:t>
      </w:r>
      <w:r w:rsidRPr="00703BBA">
        <w:t xml:space="preserve"> </w:t>
      </w:r>
      <w:r>
        <w:t>“</w:t>
      </w:r>
      <w:r w:rsidR="005009D9" w:rsidRPr="005009D9">
        <w:rPr>
          <w:i/>
        </w:rPr>
        <w:t xml:space="preserve">Eulerian and Lagrangian measurements of </w:t>
      </w:r>
      <w:r w:rsidR="00532115">
        <w:rPr>
          <w:i/>
        </w:rPr>
        <w:t xml:space="preserve">water </w:t>
      </w:r>
      <w:r w:rsidR="005009D9" w:rsidRPr="005009D9">
        <w:rPr>
          <w:i/>
        </w:rPr>
        <w:t>flow and residence time on a fringing reef flat embayment</w:t>
      </w:r>
      <w:r>
        <w:rPr>
          <w:i/>
        </w:rPr>
        <w:t>”</w:t>
      </w:r>
      <w:r>
        <w:t xml:space="preserve">, will use a combination of </w:t>
      </w:r>
      <w:r w:rsidRPr="00703BBA">
        <w:t xml:space="preserve">Lagrangian (GPS-logging drifters) and Eulerian methods (Acoustic Doppler Current Profilers) </w:t>
      </w:r>
      <w:r>
        <w:t xml:space="preserve">deployed over an intensive </w:t>
      </w:r>
      <w:r w:rsidR="00350BD0">
        <w:lastRenderedPageBreak/>
        <w:t>two</w:t>
      </w:r>
      <w:r>
        <w:t xml:space="preserve">-week field campaign </w:t>
      </w:r>
      <w:r w:rsidRPr="00703BBA">
        <w:t xml:space="preserve">to characterize flow </w:t>
      </w:r>
      <w:r w:rsidR="00532115">
        <w:t>velocities</w:t>
      </w:r>
      <w:r w:rsidRPr="00703BBA">
        <w:t xml:space="preserve"> over the reef, and their relationship to wave, wind, and tidal forcing. Flow </w:t>
      </w:r>
      <w:r w:rsidR="00532115">
        <w:t xml:space="preserve">velocities </w:t>
      </w:r>
      <w:r w:rsidRPr="00703BBA">
        <w:t xml:space="preserve">are used to develop a model of spatially distributed residence time of water over the reef, based on model output of wave height </w:t>
      </w:r>
      <w:r>
        <w:t>(</w:t>
      </w:r>
      <w:r w:rsidR="00FB3FCE">
        <w:t xml:space="preserve">NOAA </w:t>
      </w:r>
      <w:r w:rsidRPr="00703BBA">
        <w:t>WaveWatch</w:t>
      </w:r>
      <w:r w:rsidR="00BB5B8E">
        <w:t xml:space="preserve"> </w:t>
      </w:r>
      <w:r w:rsidRPr="00703BBA">
        <w:t>III</w:t>
      </w:r>
      <w:r>
        <w:t>)</w:t>
      </w:r>
      <w:r w:rsidRPr="00703BBA">
        <w:t xml:space="preserve">, and routinely collected wind </w:t>
      </w:r>
      <w:r w:rsidR="00532115">
        <w:t>velocity and tidal stage</w:t>
      </w:r>
      <w:r w:rsidRPr="00703BBA">
        <w:t>. The develope</w:t>
      </w:r>
      <w:r>
        <w:t>d model of water residence time will be incorporated as</w:t>
      </w:r>
      <w:r w:rsidRPr="00703BBA">
        <w:t xml:space="preserve"> a</w:t>
      </w:r>
      <w:r>
        <w:t xml:space="preserve"> component of </w:t>
      </w:r>
      <w:r w:rsidRPr="00703BBA">
        <w:t>a</w:t>
      </w:r>
      <w:r w:rsidR="00752646">
        <w:t xml:space="preserve"> model of sediment accumulation</w:t>
      </w:r>
      <w:r w:rsidRPr="00703BBA">
        <w:t xml:space="preserve"> on the reef</w:t>
      </w:r>
      <w:r>
        <w:t xml:space="preserve"> developed</w:t>
      </w:r>
      <w:r w:rsidRPr="00703BBA">
        <w:t xml:space="preserve"> in Paper Three</w:t>
      </w:r>
      <w:r w:rsidR="00752646">
        <w:t>.</w:t>
      </w:r>
      <w:r w:rsidRPr="00703BBA">
        <w:rPr>
          <w:b/>
          <w:i/>
        </w:rPr>
        <w:t xml:space="preserve"> </w:t>
      </w:r>
    </w:p>
    <w:p w14:paraId="400EE22C" w14:textId="4F02EE13" w:rsidR="00806C21" w:rsidRPr="00703BBA" w:rsidRDefault="00806C21" w:rsidP="005009D9">
      <w:r w:rsidRPr="00703BBA">
        <w:rPr>
          <w:b/>
          <w:i/>
        </w:rPr>
        <w:t xml:space="preserve">Paper Three, </w:t>
      </w:r>
      <w:r>
        <w:rPr>
          <w:b/>
          <w:i/>
        </w:rPr>
        <w:t>“</w:t>
      </w:r>
      <w:r w:rsidR="005009D9" w:rsidRPr="005009D9">
        <w:rPr>
          <w:i/>
        </w:rPr>
        <w:t>Watershe</w:t>
      </w:r>
      <w:r w:rsidR="00073D18">
        <w:rPr>
          <w:i/>
        </w:rPr>
        <w:t>d and oceanic controls on spati</w:t>
      </w:r>
      <w:r w:rsidR="005009D9" w:rsidRPr="005009D9">
        <w:rPr>
          <w:i/>
        </w:rPr>
        <w:t>al and temporal p</w:t>
      </w:r>
      <w:r w:rsidR="005009D9">
        <w:rPr>
          <w:i/>
        </w:rPr>
        <w:t xml:space="preserve">atterns of sediment </w:t>
      </w:r>
      <w:r w:rsidR="00E6663A">
        <w:rPr>
          <w:i/>
        </w:rPr>
        <w:t>accumulation</w:t>
      </w:r>
      <w:r w:rsidR="005009D9">
        <w:rPr>
          <w:i/>
        </w:rPr>
        <w:t xml:space="preserve"> i</w:t>
      </w:r>
      <w:r w:rsidR="005009D9" w:rsidRPr="005009D9">
        <w:rPr>
          <w:i/>
        </w:rPr>
        <w:t>n a fringing reef flat embayment</w:t>
      </w:r>
      <w:r>
        <w:rPr>
          <w:i/>
        </w:rPr>
        <w:t>”</w:t>
      </w:r>
      <w:r w:rsidRPr="00703BBA">
        <w:rPr>
          <w:i/>
        </w:rPr>
        <w:t xml:space="preserve">, </w:t>
      </w:r>
      <w:r w:rsidRPr="00703BBA">
        <w:t xml:space="preserve">will use measurements of monthly terrigenous sediment accumulation on </w:t>
      </w:r>
      <w:r>
        <w:t xml:space="preserve">the </w:t>
      </w:r>
      <w:r w:rsidRPr="00703BBA">
        <w:t>reef to develop a</w:t>
      </w:r>
      <w:r>
        <w:t xml:space="preserve"> spatially distributed</w:t>
      </w:r>
      <w:r w:rsidRPr="00703BBA">
        <w:t xml:space="preserve"> model of </w:t>
      </w:r>
      <w:r>
        <w:t xml:space="preserve">net </w:t>
      </w:r>
      <w:r w:rsidRPr="00703BBA">
        <w:t xml:space="preserve">monthly sediment accumulation based on sediment input and </w:t>
      </w:r>
      <w:r w:rsidR="00E6663A">
        <w:t xml:space="preserve">water </w:t>
      </w:r>
      <w:r w:rsidRPr="00703BBA">
        <w:t xml:space="preserve">residence time in the Bay. </w:t>
      </w:r>
      <w:r>
        <w:t>Sediment input from the watershed will be estimated from</w:t>
      </w:r>
      <w:r w:rsidRPr="00703BBA">
        <w:t xml:space="preserve"> the model of sediment loading developed in Paper One, </w:t>
      </w:r>
      <w:r>
        <w:t>and</w:t>
      </w:r>
      <w:r w:rsidR="00E6663A">
        <w:t xml:space="preserve"> water </w:t>
      </w:r>
      <w:r>
        <w:t xml:space="preserve">residence time will be estimated from </w:t>
      </w:r>
      <w:r w:rsidRPr="00703BBA">
        <w:t xml:space="preserve">the model </w:t>
      </w:r>
      <w:r>
        <w:t xml:space="preserve">developed in Paper Two. </w:t>
      </w:r>
    </w:p>
    <w:p w14:paraId="16077858" w14:textId="77777777" w:rsidR="00806C21" w:rsidRPr="00703BBA" w:rsidRDefault="00806C21" w:rsidP="005009D9">
      <w:pPr>
        <w:pStyle w:val="Heading2"/>
        <w:numPr>
          <w:ilvl w:val="0"/>
          <w:numId w:val="0"/>
        </w:numPr>
        <w:rPr>
          <w:rFonts w:asciiTheme="minorHAnsi" w:hAnsiTheme="minorHAnsi"/>
        </w:rPr>
      </w:pPr>
      <w:bookmarkStart w:id="7" w:name="_Toc389207885"/>
      <w:r w:rsidRPr="00703BBA">
        <w:rPr>
          <w:rFonts w:asciiTheme="minorHAnsi" w:hAnsiTheme="minorHAnsi"/>
        </w:rPr>
        <w:t>Funding sources for fieldwork</w:t>
      </w:r>
      <w:bookmarkEnd w:id="7"/>
      <w:r w:rsidRPr="00703BBA">
        <w:rPr>
          <w:rFonts w:asciiTheme="minorHAnsi" w:hAnsiTheme="minorHAnsi"/>
        </w:rPr>
        <w:t xml:space="preserve"> </w:t>
      </w:r>
    </w:p>
    <w:p w14:paraId="37A090F3" w14:textId="2DC47E9D" w:rsidR="00806C21" w:rsidRPr="00703BBA" w:rsidRDefault="00806C21" w:rsidP="005009D9">
      <w:pPr>
        <w:ind w:firstLine="432"/>
      </w:pPr>
      <w:r w:rsidRPr="00703BBA">
        <w:t xml:space="preserve">Stream monitoring in Faga’alu and Nu’uuli </w:t>
      </w:r>
      <w:r>
        <w:t>was</w:t>
      </w:r>
      <w:r w:rsidRPr="00703BBA">
        <w:t xml:space="preserve"> funded by two N</w:t>
      </w:r>
      <w:r>
        <w:t xml:space="preserve">ational </w:t>
      </w:r>
      <w:r w:rsidRPr="00703BBA">
        <w:t>O</w:t>
      </w:r>
      <w:r>
        <w:t xml:space="preserve">ceanic and </w:t>
      </w:r>
      <w:r w:rsidRPr="00703BBA">
        <w:t>A</w:t>
      </w:r>
      <w:r>
        <w:t xml:space="preserve">tmospheric </w:t>
      </w:r>
      <w:r w:rsidRPr="00703BBA">
        <w:t>A</w:t>
      </w:r>
      <w:r>
        <w:t>gency (NOAA)</w:t>
      </w:r>
      <w:r w:rsidRPr="00703BBA">
        <w:t xml:space="preserve"> Territorial Management grants</w:t>
      </w:r>
      <w:r w:rsidR="00375263">
        <w:t xml:space="preserve"> (Award #CRI-AS-12 and CRI-AS-14</w:t>
      </w:r>
      <w:r w:rsidR="00FB3FCE">
        <w:t xml:space="preserve">, </w:t>
      </w:r>
      <w:r w:rsidR="00FB3FCE" w:rsidRPr="00703BBA">
        <w:t>$45,000 and $63,000</w:t>
      </w:r>
      <w:r w:rsidR="00375263">
        <w:t>)</w:t>
      </w:r>
      <w:r w:rsidRPr="00703BBA">
        <w:t xml:space="preserve"> administered by the Coral Reef Advisory Group in American Samoa (CRAG), and coral sedimentation monitoring in Faga’alu Bay has been funded by th</w:t>
      </w:r>
      <w:r>
        <w:t>e</w:t>
      </w:r>
      <w:r w:rsidRPr="00703BBA">
        <w:t xml:space="preserve"> NOAA Coral Reef Conservation Program (CRCP)(</w:t>
      </w:r>
      <w:r w:rsidR="00375263">
        <w:t>Award #NA13NOS4820025</w:t>
      </w:r>
      <w:r w:rsidR="00FB3FCE">
        <w:t>,</w:t>
      </w:r>
      <w:r w:rsidR="00375263" w:rsidRPr="00703BBA">
        <w:t xml:space="preserve"> </w:t>
      </w:r>
      <w:r w:rsidRPr="00703BBA">
        <w:t xml:space="preserve">$55,000). </w:t>
      </w:r>
      <w:r>
        <w:t>The US Geological Survey’s (USGS) Coastal an</w:t>
      </w:r>
      <w:r w:rsidR="00FB3FCE">
        <w:t xml:space="preserve">d Marine Geology Program </w:t>
      </w:r>
      <w:r>
        <w:t xml:space="preserve">Pacific Coral Reef Project supplied $64,000 in oceanographic equipment for the hydrodynamic studies in the bay. </w:t>
      </w:r>
    </w:p>
    <w:p w14:paraId="72F75A00" w14:textId="49C42E67" w:rsidR="00806C21" w:rsidRPr="00703BBA" w:rsidRDefault="00806C21" w:rsidP="005009D9">
      <w:pPr>
        <w:ind w:firstLine="720"/>
        <w:rPr>
          <w:rFonts w:eastAsiaTheme="majorEastAsia" w:cstheme="majorBidi"/>
          <w:color w:val="2E74B5" w:themeColor="accent1" w:themeShade="BF"/>
          <w:sz w:val="32"/>
          <w:szCs w:val="32"/>
        </w:rPr>
      </w:pPr>
      <w:r w:rsidRPr="00703BBA">
        <w:rPr>
          <w:szCs w:val="24"/>
        </w:rPr>
        <w:t>The following section</w:t>
      </w:r>
      <w:r>
        <w:rPr>
          <w:szCs w:val="24"/>
        </w:rPr>
        <w:t xml:space="preserve"> of the dissertation proposal</w:t>
      </w:r>
      <w:r w:rsidRPr="00703BBA">
        <w:rPr>
          <w:szCs w:val="24"/>
        </w:rPr>
        <w:t xml:space="preserve"> is organized around each of the three papers outlined </w:t>
      </w:r>
      <w:r w:rsidR="00FB3FCE">
        <w:rPr>
          <w:szCs w:val="24"/>
        </w:rPr>
        <w:t>above</w:t>
      </w:r>
      <w:r>
        <w:rPr>
          <w:szCs w:val="24"/>
        </w:rPr>
        <w:t>:</w:t>
      </w:r>
    </w:p>
    <w:p w14:paraId="16449F06" w14:textId="4AB6BEBB" w:rsidR="00806C21" w:rsidRPr="003E3E56" w:rsidRDefault="007B15C8" w:rsidP="003E3E56">
      <w:pPr>
        <w:pStyle w:val="Heading1"/>
      </w:pPr>
      <w:bookmarkStart w:id="8" w:name="_Toc389207890"/>
      <w:r w:rsidRPr="003E3E56">
        <w:t xml:space="preserve">Paper </w:t>
      </w:r>
      <w:r w:rsidR="00806C21" w:rsidRPr="003E3E56">
        <w:t>One</w:t>
      </w:r>
      <w:bookmarkEnd w:id="8"/>
      <w:r w:rsidR="00806C21" w:rsidRPr="003E3E56">
        <w:t>:</w:t>
      </w:r>
      <w:r w:rsidRPr="003E3E56">
        <w:t xml:space="preserve"> </w:t>
      </w:r>
      <w:r w:rsidR="00806C21" w:rsidRPr="003E3E56">
        <w:t>“Contributions of human activities to suspended sediment yield during storm events from a</w:t>
      </w:r>
      <w:r w:rsidR="005009D9" w:rsidRPr="003E3E56">
        <w:t xml:space="preserve"> steep,</w:t>
      </w:r>
      <w:r w:rsidR="00806C21" w:rsidRPr="003E3E56">
        <w:t xml:space="preserve"> small</w:t>
      </w:r>
      <w:r w:rsidR="005009D9" w:rsidRPr="003E3E56">
        <w:t>, tropical</w:t>
      </w:r>
      <w:r w:rsidR="00806C21" w:rsidRPr="003E3E56">
        <w:t xml:space="preserve"> watershed”</w:t>
      </w:r>
    </w:p>
    <w:p w14:paraId="619567BE" w14:textId="77777777" w:rsidR="00806C21" w:rsidRPr="00703BBA" w:rsidRDefault="00806C21" w:rsidP="005009D9">
      <w:pPr>
        <w:rPr>
          <w:b/>
        </w:rPr>
      </w:pPr>
      <w:r w:rsidRPr="00703BBA">
        <w:rPr>
          <w:b/>
        </w:rPr>
        <w:t xml:space="preserve">Intended Journal: </w:t>
      </w:r>
      <w:hyperlink r:id="rId10" w:history="1">
        <w:r w:rsidRPr="00703BBA">
          <w:rPr>
            <w:rStyle w:val="Hyperlink"/>
            <w:b/>
          </w:rPr>
          <w:t>Journal of Hydrology</w:t>
        </w:r>
      </w:hyperlink>
      <w:r w:rsidRPr="00703BBA">
        <w:rPr>
          <w:b/>
        </w:rPr>
        <w:t>, Impact Factor: 3.654</w:t>
      </w:r>
    </w:p>
    <w:p w14:paraId="5A4DB9AE" w14:textId="0EAE4065" w:rsidR="006234C6" w:rsidRDefault="00806C21" w:rsidP="006234C6">
      <w:pPr>
        <w:pStyle w:val="Heading2"/>
        <w:numPr>
          <w:ilvl w:val="0"/>
          <w:numId w:val="0"/>
        </w:numPr>
      </w:pPr>
      <w:bookmarkStart w:id="9" w:name="_Toc389207891"/>
      <w:r w:rsidRPr="00B2697B">
        <w:t>Introduction</w:t>
      </w:r>
      <w:bookmarkEnd w:id="9"/>
    </w:p>
    <w:p w14:paraId="638F8C99" w14:textId="5973625F" w:rsidR="00806C21" w:rsidRDefault="00806C21" w:rsidP="005009D9">
      <w:pPr>
        <w:ind w:firstLine="576"/>
      </w:pPr>
      <w:r w:rsidRPr="00703BBA">
        <w:t>Successful reduction of sediment</w:t>
      </w:r>
      <w:r>
        <w:t xml:space="preserve"> impacts</w:t>
      </w:r>
      <w:r w:rsidRPr="00703BBA">
        <w:t xml:space="preserve"> to coral reefs requires identifying and quantifying </w:t>
      </w:r>
      <w:r w:rsidR="00432FCE">
        <w:t>key</w:t>
      </w:r>
      <w:r w:rsidRPr="00703BBA">
        <w:t xml:space="preserve"> sources of </w:t>
      </w:r>
      <w:r w:rsidR="00432FCE">
        <w:t xml:space="preserve">terrigenous </w:t>
      </w:r>
      <w:r w:rsidRPr="00703BBA">
        <w:t>sediment to focus management efforts in the watershed and design mitigation measures.</w:t>
      </w:r>
      <w:r>
        <w:t xml:space="preserve"> O</w:t>
      </w:r>
      <w:r w:rsidRPr="00F608EC">
        <w:t xml:space="preserve">n Molokai, </w:t>
      </w:r>
      <w:r>
        <w:fldChar w:fldCharType="begin" w:fldLock="1"/>
      </w:r>
      <w:r w:rsidR="00463BA1">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fldChar w:fldCharType="separate"/>
      </w:r>
      <w:r>
        <w:rPr>
          <w:noProof/>
        </w:rPr>
        <w:t>Stock et al.</w:t>
      </w:r>
      <w:r w:rsidRPr="00F608EC">
        <w:rPr>
          <w:noProof/>
        </w:rPr>
        <w:t xml:space="preserve"> </w:t>
      </w:r>
      <w:r>
        <w:rPr>
          <w:noProof/>
        </w:rPr>
        <w:t>(</w:t>
      </w:r>
      <w:r w:rsidRPr="00F608EC">
        <w:rPr>
          <w:noProof/>
        </w:rPr>
        <w:t>2010)</w:t>
      </w:r>
      <w:r>
        <w:fldChar w:fldCharType="end"/>
      </w:r>
      <w:r>
        <w:t xml:space="preserve"> </w:t>
      </w:r>
      <w:r w:rsidRPr="00F608EC">
        <w:t xml:space="preserve">found that less than 5% of the land produces most of the sediment, and of that 5%, only 1% produces </w:t>
      </w:r>
      <w:r>
        <w:t>~</w:t>
      </w:r>
      <w:r w:rsidR="00FB3FCE">
        <w:t>50% of the sediment, concluding that</w:t>
      </w:r>
      <w:r w:rsidR="00350BD0">
        <w:t xml:space="preserve"> management </w:t>
      </w:r>
      <w:r w:rsidR="00432FCE">
        <w:t>should</w:t>
      </w:r>
      <w:r w:rsidR="00350BD0">
        <w:t xml:space="preserve"> focus on mediating</w:t>
      </w:r>
      <w:r>
        <w:t xml:space="preserve"> </w:t>
      </w:r>
      <w:r w:rsidR="00350BD0">
        <w:t>erosion</w:t>
      </w:r>
      <w:r>
        <w:t xml:space="preserve"> hotspots </w:t>
      </w:r>
      <w:r>
        <w:fldChar w:fldCharType="begin" w:fldLock="1"/>
      </w:r>
      <w:r w:rsidR="00463BA1">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fldChar w:fldCharType="separate"/>
      </w:r>
      <w:r w:rsidRPr="00160919">
        <w:rPr>
          <w:noProof/>
        </w:rPr>
        <w:t>(Risk, 2014)</w:t>
      </w:r>
      <w:r>
        <w:fldChar w:fldCharType="end"/>
      </w:r>
      <w:r>
        <w:t xml:space="preserve">. Monitoring SSY from streams that are dominated by infrequent, high magnitude storm events is expensive and requires technical skills (Bartley et al., 2012), so knowledge on fluvial SSY on most Pacific volcanic islands remains limited. Existing sediment yield models are not well-calibrated to the climatic, topographic, and geologic conditions found on steep, tropical islands, making empirical methods more suitable for estimating SSY from watersheds in those types of environments (Calhoun and Fletcher, 1999). </w:t>
      </w:r>
      <w:r w:rsidRPr="00703BBA">
        <w:t>Currently,</w:t>
      </w:r>
      <w:r>
        <w:t xml:space="preserve"> however,</w:t>
      </w:r>
      <w:r w:rsidRPr="00703BBA">
        <w:t xml:space="preserve"> there is no generic procedure for accurate prediction of suspended sediment yield (SSY) </w:t>
      </w:r>
      <w:r>
        <w:t>from</w:t>
      </w:r>
      <w:r w:rsidRPr="00703BBA">
        <w:t xml:space="preserve"> small, mountainous watersheds </w:t>
      </w:r>
      <w:r w:rsidRPr="00703BBA">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Developing reliable models that predict SSY from small, mountainous catchments is a significant contribution for local coral conservation, and can</w:t>
      </w:r>
      <w:r>
        <w:t xml:space="preserve"> also</w:t>
      </w:r>
      <w:r w:rsidRPr="00703BBA">
        <w:t xml:space="preserve"> further improve models applied at the regional scale, where societal needs are greatest </w:t>
      </w:r>
      <w:r w:rsidRPr="00703BBA">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w:t>
      </w:r>
    </w:p>
    <w:p w14:paraId="50A02B25" w14:textId="2963DF49" w:rsidR="00ED773E" w:rsidRDefault="00806C21">
      <w:pPr>
        <w:ind w:firstLine="576"/>
      </w:pPr>
      <w:r>
        <w:lastRenderedPageBreak/>
        <w:t>Several studies have found significant correlation</w:t>
      </w:r>
      <w:r w:rsidR="00C32678">
        <w:t xml:space="preserve"> between SSY generated by individual storm events (SSY</w:t>
      </w:r>
      <w:r w:rsidR="00C32678">
        <w:rPr>
          <w:vertAlign w:val="subscript"/>
        </w:rPr>
        <w:t>EV</w:t>
      </w:r>
      <w:r w:rsidR="00C32678">
        <w:t xml:space="preserve">) </w:t>
      </w:r>
      <w:r>
        <w:t xml:space="preserve"> and various precipitation and discharge variables</w:t>
      </w:r>
      <w:r w:rsidR="006234C6">
        <w:t xml:space="preserve"> (“storm metrics”)</w:t>
      </w:r>
      <w:r>
        <w:t xml:space="preserve">, but the best correlation has consistently been </w:t>
      </w:r>
      <w:r w:rsidR="00C32678">
        <w:t xml:space="preserve">found </w:t>
      </w:r>
      <w:r>
        <w:t>with peak event discharge (Qmax). Several researchers have hypothesized that by being responsive to</w:t>
      </w:r>
      <w:r w:rsidR="00C67770">
        <w:t xml:space="preserve"> a range of</w:t>
      </w:r>
      <w:r>
        <w:t xml:space="preserve"> </w:t>
      </w:r>
      <w:r w:rsidR="003C4569">
        <w:t>controlling</w:t>
      </w:r>
      <w:r>
        <w:t xml:space="preserve"> </w:t>
      </w:r>
      <w:r w:rsidR="004311EC">
        <w:t xml:space="preserve">hydrological processes, Qmax integrates the whole hydrological response of a watershed, making it </w:t>
      </w:r>
      <w:r>
        <w:t>a good predictor variable of SSY</w:t>
      </w:r>
      <w:r w:rsidRPr="00160919">
        <w:rPr>
          <w:vertAlign w:val="subscript"/>
        </w:rPr>
        <w:t>EV</w:t>
      </w:r>
      <w:r>
        <w:t xml:space="preserve"> in diverse environments. High correlation between SSY</w:t>
      </w:r>
      <w:r w:rsidRPr="00160919">
        <w:rPr>
          <w:vertAlign w:val="subscript"/>
        </w:rPr>
        <w:t>EV</w:t>
      </w:r>
      <w:r>
        <w:t xml:space="preserve"> and Qmax has been found in semi-arid, temperate, and sub-humid watersheds in Wyoming </w:t>
      </w:r>
      <w:r>
        <w:fldChar w:fldCharType="begin" w:fldLock="1"/>
      </w:r>
      <w:r w:rsidR="00463BA1">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fldChar w:fldCharType="separate"/>
      </w:r>
      <w:r w:rsidRPr="00B80EA3">
        <w:rPr>
          <w:noProof/>
        </w:rPr>
        <w:t>(Rankl, 2004)</w:t>
      </w:r>
      <w:r>
        <w:fldChar w:fldCharType="end"/>
      </w:r>
      <w:r>
        <w:t xml:space="preserve">, Mexico, Italy, France </w:t>
      </w:r>
      <w:r>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B80EA3">
        <w:rPr>
          <w:noProof/>
        </w:rPr>
        <w:t>(Duvert et al., 2012)</w:t>
      </w:r>
      <w:r>
        <w:fldChar w:fldCharType="end"/>
      </w:r>
      <w:r>
        <w:t xml:space="preserve">, and New Zealand </w:t>
      </w:r>
      <w:r>
        <w:fldChar w:fldCharType="begin" w:fldLock="1"/>
      </w:r>
      <w:r w:rsidR="00463BA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fldChar w:fldCharType="separate"/>
      </w:r>
      <w:r w:rsidRPr="00546763">
        <w:rPr>
          <w:noProof/>
        </w:rPr>
        <w:t>(Basher et al., 2011; Hicks, 1990)</w:t>
      </w:r>
      <w:r>
        <w:fldChar w:fldCharType="end"/>
      </w:r>
      <w:r>
        <w:t>, but this approach has not been attempted for steep, tropical watersheds on volcanic islands.</w:t>
      </w:r>
    </w:p>
    <w:p w14:paraId="64C3D5AE" w14:textId="54FEE336" w:rsidR="00432FCE" w:rsidRPr="00703BBA" w:rsidRDefault="00C67770" w:rsidP="00C67770">
      <w:pPr>
        <w:ind w:firstLine="576"/>
      </w:pPr>
      <w:r>
        <w:t xml:space="preserve">Studies </w:t>
      </w:r>
      <w:r w:rsidR="00432FCE">
        <w:t xml:space="preserve">in Mediterranean climates </w:t>
      </w:r>
      <w:r w:rsidR="00432FCE">
        <w:fldChar w:fldCharType="begin" w:fldLock="1"/>
      </w:r>
      <w:r w:rsidR="00463BA1">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00432FCE">
        <w:fldChar w:fldCharType="separate"/>
      </w:r>
      <w:r w:rsidR="00432FCE" w:rsidRPr="00532115">
        <w:rPr>
          <w:noProof/>
        </w:rPr>
        <w:t>(White and Greer, 2006)</w:t>
      </w:r>
      <w:r w:rsidR="00432FCE">
        <w:fldChar w:fldCharType="end"/>
      </w:r>
      <w:r w:rsidR="00432FCE">
        <w:t xml:space="preserve"> and Pacific Northwest forests </w:t>
      </w:r>
      <w:r w:rsidR="00432FCE">
        <w:fldChar w:fldCharType="begin" w:fldLock="1"/>
      </w:r>
      <w:r w:rsidR="00463BA1">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432FCE">
        <w:fldChar w:fldCharType="separate"/>
      </w:r>
      <w:r w:rsidR="00432FCE" w:rsidRPr="00532115">
        <w:rPr>
          <w:noProof/>
        </w:rPr>
        <w:t>(Lewis et al., 2001)</w:t>
      </w:r>
      <w:r w:rsidR="00432FCE">
        <w:fldChar w:fldCharType="end"/>
      </w:r>
      <w:r>
        <w:t xml:space="preserve"> have documented va</w:t>
      </w:r>
      <w:r w:rsidR="004311EC">
        <w:t xml:space="preserve">riable anthropogenic impacts </w:t>
      </w:r>
      <w:r>
        <w:t xml:space="preserve">for different storm magnitudes. As storm magnitude increases, water and/or SSY from natural areas may </w:t>
      </w:r>
      <w:r w:rsidR="00B8333B">
        <w:t>increas</w:t>
      </w:r>
      <w:r>
        <w:t>e relative to human-disturbed areas,</w:t>
      </w:r>
      <w:r w:rsidRPr="00C67770">
        <w:t xml:space="preserve"> </w:t>
      </w:r>
      <w:r>
        <w:t xml:space="preserve">diminishing anthropogenic </w:t>
      </w:r>
      <w:r w:rsidR="004311EC">
        <w:t>impact</w:t>
      </w:r>
      <w:r w:rsidR="00432FCE">
        <w:t xml:space="preserve">. </w:t>
      </w:r>
      <w:r w:rsidR="004311EC">
        <w:t>While large storms account for most SSY</w:t>
      </w:r>
      <w:r w:rsidR="00432FCE">
        <w:t xml:space="preserve"> in natural conditions, human-disturbed areas may show the most significant </w:t>
      </w:r>
      <w:r w:rsidR="004311EC">
        <w:t xml:space="preserve">disturbance </w:t>
      </w:r>
      <w:r w:rsidR="00432FCE">
        <w:t xml:space="preserve">for smaller storms </w:t>
      </w:r>
      <w:r w:rsidR="00432FCE">
        <w:fldChar w:fldCharType="begin" w:fldLock="1"/>
      </w:r>
      <w:r w:rsidR="00463BA1">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432FCE">
        <w:fldChar w:fldCharType="separate"/>
      </w:r>
      <w:r w:rsidR="00432FCE" w:rsidRPr="003B2155">
        <w:rPr>
          <w:noProof/>
        </w:rPr>
        <w:t>(Lewis et al., 2001)</w:t>
      </w:r>
      <w:r w:rsidR="00432FCE">
        <w:fldChar w:fldCharType="end"/>
      </w:r>
      <w:r w:rsidR="00432FCE">
        <w:t>.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w:t>
      </w:r>
      <w:del w:id="10" w:author="Geography" w:date="2014-06-09T11:46:00Z">
        <w:r w:rsidR="00432FCE" w:rsidDel="00BE66F8">
          <w:delText xml:space="preserve"> </w:delText>
        </w:r>
      </w:del>
      <w:r>
        <w:t xml:space="preserve"> </w:t>
      </w:r>
    </w:p>
    <w:p w14:paraId="39F8AB83" w14:textId="77777777" w:rsidR="00806C21" w:rsidRDefault="00806C21" w:rsidP="00A17CA4">
      <w:pPr>
        <w:ind w:firstLine="360"/>
      </w:pPr>
      <w:r>
        <w:t>The research questions for this paper are:</w:t>
      </w:r>
    </w:p>
    <w:p w14:paraId="13D897CF" w14:textId="1394503A" w:rsidR="00806C21" w:rsidRDefault="00806C21" w:rsidP="005009D9">
      <w:pPr>
        <w:pStyle w:val="ListParagraph"/>
        <w:numPr>
          <w:ilvl w:val="0"/>
          <w:numId w:val="23"/>
        </w:numPr>
      </w:pPr>
      <w:r>
        <w:t>How</w:t>
      </w:r>
      <w:r w:rsidR="004311EC">
        <w:t xml:space="preserve"> much</w:t>
      </w:r>
      <w:r>
        <w:t xml:space="preserve"> has human disturbance </w:t>
      </w:r>
      <w:r w:rsidR="004311EC">
        <w:t>increased</w:t>
      </w:r>
      <w:r>
        <w:t xml:space="preserve"> sediment loading to Faga’alu Bay?</w:t>
      </w:r>
    </w:p>
    <w:p w14:paraId="7744A428" w14:textId="77777777" w:rsidR="00806C21" w:rsidRDefault="00806C21" w:rsidP="005009D9">
      <w:pPr>
        <w:pStyle w:val="ListParagraph"/>
        <w:numPr>
          <w:ilvl w:val="0"/>
          <w:numId w:val="23"/>
        </w:numPr>
      </w:pPr>
      <w:r>
        <w:t>How do sediment contributions from human-disturbed areas and undisturbed areas vary with storm size?</w:t>
      </w:r>
    </w:p>
    <w:p w14:paraId="1F5A8912" w14:textId="0429F2A3" w:rsidR="00806C21" w:rsidRPr="00444547" w:rsidRDefault="00806C21" w:rsidP="005009D9">
      <w:pPr>
        <w:pStyle w:val="ListParagraph"/>
        <w:numPr>
          <w:ilvl w:val="0"/>
          <w:numId w:val="23"/>
        </w:numPr>
      </w:pPr>
      <w:r>
        <w:t>Which is the best predictor of event-based suspended sediment yield at each location: total precipitation, Erosivity Index, total discharge, or maximum event discharge?</w:t>
      </w:r>
    </w:p>
    <w:p w14:paraId="6F4938CD" w14:textId="6CFD26F5" w:rsidR="00806C21" w:rsidRPr="00703BBA" w:rsidRDefault="00806C21" w:rsidP="005009D9">
      <w:pPr>
        <w:pStyle w:val="Heading2"/>
        <w:numPr>
          <w:ilvl w:val="0"/>
          <w:numId w:val="0"/>
        </w:numPr>
        <w:rPr>
          <w:rFonts w:eastAsiaTheme="minorHAnsi" w:cstheme="minorBidi"/>
          <w:color w:val="auto"/>
          <w:sz w:val="22"/>
          <w:szCs w:val="22"/>
        </w:rPr>
      </w:pPr>
      <w:bookmarkStart w:id="11" w:name="_Toc389207896"/>
      <w:r w:rsidRPr="00B2697B">
        <w:t>Study</w:t>
      </w:r>
      <w:r w:rsidRPr="00703BBA">
        <w:t xml:space="preserve"> Sites</w:t>
      </w:r>
      <w:bookmarkEnd w:id="11"/>
    </w:p>
    <w:p w14:paraId="6714F254" w14:textId="567E0369" w:rsidR="00806C21" w:rsidRDefault="00806C21" w:rsidP="005009D9">
      <w:pPr>
        <w:ind w:firstLine="576"/>
      </w:pPr>
      <w:r>
        <w:t>The t</w:t>
      </w:r>
      <w:r w:rsidRPr="00703BBA">
        <w:t>wo study watersheds, Faga’alu and Nu’uuli (</w:t>
      </w:r>
      <w:r w:rsidRPr="00703BBA">
        <w:fldChar w:fldCharType="begin"/>
      </w:r>
      <w:r w:rsidRPr="00703BBA">
        <w:instrText xml:space="preserve"> REF _Ref383161294 \h  \* MERGEFORMAT </w:instrText>
      </w:r>
      <w:r w:rsidRPr="00703BBA">
        <w:fldChar w:fldCharType="separate"/>
      </w:r>
      <w:r w:rsidR="000544B2" w:rsidRPr="00703BBA">
        <w:t xml:space="preserve">Figure </w:t>
      </w:r>
      <w:r w:rsidR="000544B2">
        <w:rPr>
          <w:noProof/>
        </w:rPr>
        <w:t>1</w:t>
      </w:r>
      <w:r w:rsidRPr="00703BBA">
        <w:fldChar w:fldCharType="end"/>
      </w:r>
      <w:r w:rsidRPr="00703BBA">
        <w:t>) are characterized by larg</w:t>
      </w:r>
      <w:r>
        <w:t xml:space="preserve">e areas of undisturbed, steeply </w:t>
      </w:r>
      <w:r w:rsidRPr="00703BBA">
        <w:t>slop</w:t>
      </w:r>
      <w:r>
        <w:t>ing</w:t>
      </w:r>
      <w:r w:rsidRPr="00703BBA">
        <w:t xml:space="preserve">, heavily forested hillsides in the upper watershed, and relatively </w:t>
      </w:r>
      <w:r>
        <w:t>small</w:t>
      </w:r>
      <w:r w:rsidRPr="00703BBA">
        <w:t xml:space="preserve"> flat area</w:t>
      </w:r>
      <w:r w:rsidR="00D00B3E">
        <w:t>s that are</w:t>
      </w:r>
      <w:r w:rsidRPr="00703BBA">
        <w:t xml:space="preserve"> urbanized or densely settled in the lower watershed</w:t>
      </w:r>
      <w:r>
        <w:t>.</w:t>
      </w:r>
      <w:r w:rsidRPr="00703BBA">
        <w:t xml:space="preserve"> Initial monitoring efforts focused on Faga’alu,</w:t>
      </w:r>
      <w:r>
        <w:t xml:space="preserve"> which discharges to</w:t>
      </w:r>
      <w:r w:rsidRPr="00703BBA">
        <w:t xml:space="preserve"> a sediment-impacted reef previously identified by local managers </w:t>
      </w:r>
      <w:r w:rsidRPr="00703BBA">
        <w:fldChar w:fldCharType="begin" w:fldLock="1"/>
      </w:r>
      <w:r w:rsidR="00463BA1">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703BBA">
        <w:fldChar w:fldCharType="separate"/>
      </w:r>
      <w:r w:rsidRPr="002778B6">
        <w:rPr>
          <w:noProof/>
        </w:rPr>
        <w:t>(Aeby et al., 2006)</w:t>
      </w:r>
      <w:r w:rsidRPr="00703BBA">
        <w:fldChar w:fldCharType="end"/>
      </w:r>
      <w:r w:rsidRPr="00703BBA">
        <w:t>. Faga’alu includes two unique features not found in “typical” watersheds in American Samoa: 1) an open aggregate quarry</w:t>
      </w:r>
      <w:r>
        <w:t>,</w:t>
      </w:r>
      <w:r w:rsidRPr="00703BBA">
        <w:t xml:space="preserve"> and 2) a large impervious area associated w</w:t>
      </w:r>
      <w:r w:rsidR="005D398C">
        <w:t xml:space="preserve">ith </w:t>
      </w:r>
      <w:r w:rsidR="004311EC">
        <w:t>a</w:t>
      </w:r>
      <w:r w:rsidR="005D398C">
        <w:t xml:space="preserve"> hospital</w:t>
      </w:r>
      <w:r w:rsidRPr="00703BBA">
        <w:t xml:space="preserve">. Nu’uuli watershed is adjacent Faga’alu and </w:t>
      </w:r>
      <w:r>
        <w:t xml:space="preserve">is </w:t>
      </w:r>
      <w:r w:rsidRPr="00703BBA">
        <w:t>similar in precipitatio</w:t>
      </w:r>
      <w:r>
        <w:t xml:space="preserve">n, size, relief, and landcover, </w:t>
      </w:r>
      <w:r w:rsidRPr="00703BBA">
        <w:t>providing an opportunity to compare sediment loading from a more “typical” watershed and estimate the influence of t</w:t>
      </w:r>
      <w:r>
        <w:t>he quarry and impervious area</w:t>
      </w:r>
      <w:r w:rsidRPr="00703BBA">
        <w:t xml:space="preserve"> in Faga’alu. </w:t>
      </w:r>
    </w:p>
    <w:p w14:paraId="56BA3A76" w14:textId="77777777" w:rsidR="005D398C" w:rsidRPr="00703BBA" w:rsidRDefault="005D398C" w:rsidP="005D398C">
      <w:pPr>
        <w:keepNext/>
      </w:pPr>
      <w:bookmarkStart w:id="12" w:name="_GoBack"/>
      <w:r w:rsidRPr="00703BBA">
        <w:rPr>
          <w:noProof/>
        </w:rPr>
        <w:lastRenderedPageBreak/>
        <w:drawing>
          <wp:inline distT="0" distB="0" distL="0" distR="0" wp14:anchorId="5B3C039C" wp14:editId="4C91DC34">
            <wp:extent cx="4712661" cy="3165768"/>
            <wp:effectExtent l="0" t="0" r="0" b="0"/>
            <wp:docPr id="1"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2661" cy="3165768"/>
                    </a:xfrm>
                    <a:prstGeom prst="rect">
                      <a:avLst/>
                    </a:prstGeom>
                  </pic:spPr>
                </pic:pic>
              </a:graphicData>
            </a:graphic>
          </wp:inline>
        </w:drawing>
      </w:r>
      <w:bookmarkEnd w:id="12"/>
    </w:p>
    <w:p w14:paraId="4161AD24" w14:textId="779ABB8A" w:rsidR="005D398C" w:rsidRDefault="005D398C" w:rsidP="005D398C">
      <w:pPr>
        <w:pStyle w:val="Caption"/>
        <w:rPr>
          <w:i w:val="0"/>
          <w:iCs w:val="0"/>
        </w:rPr>
      </w:pPr>
      <w:bookmarkStart w:id="13" w:name="_Ref383161294"/>
      <w:bookmarkStart w:id="14" w:name="_Ref383161271"/>
      <w:bookmarkStart w:id="15" w:name="_Ref392743604"/>
      <w:r w:rsidRPr="00703BBA">
        <w:t xml:space="preserve">Figure </w:t>
      </w:r>
      <w:r w:rsidR="00076ED0">
        <w:fldChar w:fldCharType="begin"/>
      </w:r>
      <w:r w:rsidR="00076ED0">
        <w:instrText xml:space="preserve"> SEQ Figure \* ARABIC </w:instrText>
      </w:r>
      <w:r w:rsidR="00076ED0">
        <w:fldChar w:fldCharType="separate"/>
      </w:r>
      <w:r w:rsidR="000544B2">
        <w:rPr>
          <w:noProof/>
        </w:rPr>
        <w:t>1</w:t>
      </w:r>
      <w:r w:rsidR="00076ED0">
        <w:rPr>
          <w:noProof/>
        </w:rPr>
        <w:fldChar w:fldCharType="end"/>
      </w:r>
      <w:bookmarkEnd w:id="13"/>
      <w:r w:rsidRPr="00703BBA">
        <w:t xml:space="preserve"> Faga'alu and Nu'uuli watersheds showing upper (</w:t>
      </w:r>
      <w:r>
        <w:t>undisturbed) and lower (human-disturbed</w:t>
      </w:r>
      <w:r w:rsidRPr="00703BBA">
        <w:t>) s</w:t>
      </w:r>
      <w:r>
        <w:t>ubwatershed</w:t>
      </w:r>
      <w:r w:rsidRPr="00703BBA">
        <w:t xml:space="preserve">s. </w:t>
      </w:r>
      <w:bookmarkEnd w:id="14"/>
      <w:bookmarkEnd w:id="15"/>
    </w:p>
    <w:p w14:paraId="0A2B46CC" w14:textId="77777777" w:rsidR="00806C21" w:rsidRPr="00144FDA" w:rsidRDefault="00806C21" w:rsidP="005009D9">
      <w:pPr>
        <w:pStyle w:val="Heading2"/>
        <w:numPr>
          <w:ilvl w:val="0"/>
          <w:numId w:val="0"/>
        </w:numPr>
      </w:pPr>
      <w:bookmarkStart w:id="16" w:name="_Toc389207901"/>
      <w:r w:rsidRPr="00B2697B">
        <w:t>Methods</w:t>
      </w:r>
      <w:bookmarkEnd w:id="16"/>
    </w:p>
    <w:p w14:paraId="10AFBCEC" w14:textId="035B04F3" w:rsidR="00806C21" w:rsidRDefault="00806C21" w:rsidP="00957D47">
      <w:pPr>
        <w:ind w:firstLine="576"/>
      </w:pPr>
      <w:r w:rsidRPr="00703BBA">
        <w:t>A combination of paired</w:t>
      </w:r>
      <w:r>
        <w:t>-</w:t>
      </w:r>
      <w:r w:rsidRPr="00703BBA">
        <w:t xml:space="preserve"> and nested</w:t>
      </w:r>
      <w:r>
        <w:t xml:space="preserve">-watershed study designs </w:t>
      </w:r>
      <w:r w:rsidR="00EE69FA">
        <w:t>will be</w:t>
      </w:r>
      <w:r w:rsidR="00F23DC9">
        <w:t xml:space="preserve"> used to</w:t>
      </w:r>
      <w:r w:rsidRPr="00703BBA">
        <w:t xml:space="preserve"> quantify the contribution of human-disturbed areas to</w:t>
      </w:r>
      <w:r>
        <w:t xml:space="preserve"> </w:t>
      </w:r>
      <w:r w:rsidRPr="00703BBA">
        <w:t>sediment loading to Faga’alu Bay</w:t>
      </w:r>
      <w:r>
        <w:t xml:space="preserve"> during baseflow</w:t>
      </w:r>
      <w:r w:rsidR="00C67770">
        <w:t>,</w:t>
      </w:r>
      <w:r>
        <w:t xml:space="preserve"> and during</w:t>
      </w:r>
      <w:r w:rsidR="00C67770">
        <w:t xml:space="preserve"> storm</w:t>
      </w:r>
      <w:r>
        <w:t xml:space="preserve"> events of varying magnitude.</w:t>
      </w:r>
      <w:r w:rsidR="00EE69FA">
        <w:t xml:space="preserve"> The paired watershed approach will be</w:t>
      </w:r>
      <w:r>
        <w:t xml:space="preserve"> used to compare </w:t>
      </w:r>
      <w:r w:rsidR="00F23DC9">
        <w:t>SSY</w:t>
      </w:r>
      <w:r>
        <w:t xml:space="preserve"> from undisturbed and human-disturbed areas in Faga’alu with similar areas in Nu’uuli. </w:t>
      </w:r>
      <w:r w:rsidR="00EE69FA">
        <w:t>The nested watershed approach will be</w:t>
      </w:r>
      <w:r>
        <w:t xml:space="preserve"> used to con</w:t>
      </w:r>
      <w:r w:rsidR="004311EC">
        <w:t>struct a sediment budget, and</w:t>
      </w:r>
      <w:r>
        <w:t xml:space="preserve"> assess the contributions of undisturbed and human-disturbed areas to total </w:t>
      </w:r>
      <w:r w:rsidR="004311EC">
        <w:t>SSY</w:t>
      </w:r>
      <w:r>
        <w:t>.</w:t>
      </w:r>
      <w:r w:rsidRPr="00B226FC">
        <w:t xml:space="preserve"> </w:t>
      </w:r>
      <w:r w:rsidRPr="00703BBA">
        <w:t>While steep, mountainous streams can discharge a high amount of bedload</w:t>
      </w:r>
      <w:r>
        <w:t xml:space="preserve"> </w:t>
      </w:r>
      <w:r>
        <w:fldChar w:fldCharType="begin" w:fldLock="1"/>
      </w:r>
      <w:r w:rsidR="00463BA1">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00532115" w:rsidRPr="00532115">
        <w:rPr>
          <w:noProof/>
        </w:rPr>
        <w:t>(Milliman and Syvitski, 1992)</w:t>
      </w:r>
      <w:r>
        <w:fldChar w:fldCharType="end"/>
      </w:r>
      <w:r w:rsidRPr="00703BBA">
        <w:t>, this research is focused on sediment size fractions that can be transported in suspension in the marine environment to settle on corals and this is generally restricted to silt and clay fractions</w:t>
      </w:r>
      <w:r>
        <w:t xml:space="preserve"> (&lt;16um)</w:t>
      </w:r>
      <w:r w:rsidRPr="00703BBA">
        <w:t xml:space="preserve"> </w:t>
      </w:r>
      <w:r w:rsidRPr="00703BBA">
        <w:fldChar w:fldCharType="begin" w:fldLock="1"/>
      </w:r>
      <w:r w:rsidR="00463BA1">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3CC8D068" w14:textId="67426B39" w:rsidR="00806C21" w:rsidRPr="00646FB0" w:rsidRDefault="007928FB" w:rsidP="005009D9">
      <w:pPr>
        <w:pStyle w:val="Heading3"/>
      </w:pPr>
      <w:bookmarkStart w:id="17" w:name="_Toc389207902"/>
      <w:r>
        <w:t>Predictin</w:t>
      </w:r>
      <w:r w:rsidR="00806C21">
        <w:t>g event</w:t>
      </w:r>
      <w:r w:rsidR="00806C21" w:rsidRPr="00646FB0">
        <w:t xml:space="preserve"> suspended sediment yield</w:t>
      </w:r>
      <w:bookmarkEnd w:id="17"/>
      <w:r w:rsidR="00806C21">
        <w:t xml:space="preserve"> (SSY</w:t>
      </w:r>
      <w:r w:rsidR="00806C21" w:rsidRPr="006E18FD">
        <w:rPr>
          <w:vertAlign w:val="subscript"/>
        </w:rPr>
        <w:t>EV</w:t>
      </w:r>
      <w:r w:rsidR="00806C21">
        <w:t>)</w:t>
      </w:r>
    </w:p>
    <w:p w14:paraId="574852C7" w14:textId="5538201E" w:rsidR="00806C21" w:rsidRPr="00703BBA" w:rsidRDefault="00806C21" w:rsidP="005009D9">
      <w:pPr>
        <w:ind w:firstLine="720"/>
      </w:pPr>
      <w:r>
        <w:t xml:space="preserve">An alternative approach </w:t>
      </w:r>
      <w:r w:rsidR="00957D47">
        <w:t xml:space="preserve">to </w:t>
      </w:r>
      <w:r w:rsidR="00C67770">
        <w:t xml:space="preserve">using </w:t>
      </w:r>
      <w:r w:rsidR="00957D47">
        <w:t xml:space="preserve">annual total SSY </w:t>
      </w:r>
      <w:r w:rsidR="00957D47">
        <w:fldChar w:fldCharType="begin" w:fldLock="1"/>
      </w:r>
      <w:r w:rsidR="00463BA1">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00957D47">
        <w:fldChar w:fldCharType="separate"/>
      </w:r>
      <w:r w:rsidR="00957D47" w:rsidRPr="000A5B1C">
        <w:rPr>
          <w:noProof/>
        </w:rPr>
        <w:t>(Fahey et al., 2003)</w:t>
      </w:r>
      <w:r w:rsidR="00957D47">
        <w:fldChar w:fldCharType="end"/>
      </w:r>
      <w:r w:rsidR="00957D47">
        <w:t xml:space="preserve"> or changes in the</w:t>
      </w:r>
      <w:r w:rsidR="00957D47" w:rsidRPr="000B1554">
        <w:t xml:space="preserve"> sediment rating curve</w:t>
      </w:r>
      <w:r w:rsidR="00957D47">
        <w:t xml:space="preserve"> </w:t>
      </w:r>
      <w:r w:rsidR="00957D47">
        <w:fldChar w:fldCharType="begin" w:fldLock="1"/>
      </w:r>
      <w:r w:rsidR="00463BA1">
        <w:instrText>ADDIN CSL_CITATION { "citationItems" : [ { "id" : "ITEM-1", "itemData" : { "author" : [ { "dropping-particle" : "", "family" : "Walling", "given" : "D E", "non-dropping-particle" : "", "parse-names" : false, "suffix" : "" } ], "container-title" : "Water Resources Research", "id" : "ITEM-1",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"(Walling, 1977)" }, "properties" : { "noteIndex" : 0 }, "schema" : "https://github.com/citation-style-language/schema/raw/master/csl-citation.json" }</w:instrText>
      </w:r>
      <w:r w:rsidR="00957D47">
        <w:fldChar w:fldCharType="separate"/>
      </w:r>
      <w:r w:rsidR="00957D47" w:rsidRPr="00957D47">
        <w:rPr>
          <w:noProof/>
        </w:rPr>
        <w:t>(Walling, 1977)</w:t>
      </w:r>
      <w:r w:rsidR="00957D47">
        <w:fldChar w:fldCharType="end"/>
      </w:r>
      <w:r w:rsidR="00CB4228">
        <w:t>,</w:t>
      </w:r>
      <w:r w:rsidR="004311EC">
        <w:t xml:space="preserve"> </w:t>
      </w:r>
      <w:r>
        <w:t xml:space="preserve">is to compare SSY generated by </w:t>
      </w:r>
      <w:r w:rsidRPr="00703BBA">
        <w:t>storm events</w:t>
      </w:r>
      <w:r>
        <w:t xml:space="preserve"> </w:t>
      </w:r>
      <w:r w:rsidRPr="00703BBA">
        <w:t>of the same magnitude</w:t>
      </w:r>
      <w:bookmarkStart w:id="18" w:name="_Ref386110623"/>
      <w:r>
        <w:t>. 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SSY (Zimmermann et al., 2012), or determine changes in SSY from the same watershed over time (Bonta, 2000). SSY</w:t>
      </w:r>
      <w:r w:rsidR="00F23DC9" w:rsidRPr="00F23DC9">
        <w:rPr>
          <w:vertAlign w:val="subscript"/>
        </w:rPr>
        <w:t>EV</w:t>
      </w:r>
      <w:r>
        <w:t xml:space="preserve"> from storm</w:t>
      </w:r>
      <w:r w:rsidR="00F23DC9">
        <w:t xml:space="preserve"> event</w:t>
      </w:r>
      <w:r w:rsidR="00B8333B">
        <w:t>s with similar storm metrics</w:t>
      </w:r>
      <w:r w:rsidR="004311EC">
        <w:t xml:space="preserve"> are assumed to be equal, and</w:t>
      </w:r>
      <w:r>
        <w:t xml:space="preserve"> difference</w:t>
      </w:r>
      <w:r w:rsidR="004311EC">
        <w:t>s</w:t>
      </w:r>
      <w:r>
        <w:t xml:space="preserve"> can be attributed to human disturbance or manage</w:t>
      </w:r>
      <w:r w:rsidR="004311EC">
        <w:t xml:space="preserve">ment. </w:t>
      </w:r>
      <w:r>
        <w:t>SSY</w:t>
      </w:r>
      <w:r>
        <w:rPr>
          <w:vertAlign w:val="subscript"/>
        </w:rPr>
        <w:t>EV</w:t>
      </w:r>
      <w:r>
        <w:t xml:space="preserve"> is </w:t>
      </w:r>
      <w:r w:rsidR="00EE69FA">
        <w:t>calculated</w:t>
      </w:r>
      <w:r w:rsidRPr="00703BBA">
        <w:t xml:space="preserve"> </w:t>
      </w:r>
      <w:r>
        <w:t xml:space="preserve">by integrating continuous suspended sediment load from measured or modeled discharge (Q) and suspended sediment concentration (SSC) </w:t>
      </w:r>
      <w:r>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8"/>
    </w:p>
    <w:tbl>
      <w:tblPr>
        <w:tblStyle w:val="TableGrid"/>
        <w:tblW w:w="0" w:type="auto"/>
        <w:tblLook w:val="04A0" w:firstRow="1" w:lastRow="0" w:firstColumn="1" w:lastColumn="0" w:noHBand="0" w:noVBand="1"/>
      </w:tblPr>
      <w:tblGrid>
        <w:gridCol w:w="3116"/>
        <w:gridCol w:w="3117"/>
        <w:gridCol w:w="3117"/>
      </w:tblGrid>
      <w:tr w:rsidR="00806C21" w:rsidRPr="00703BBA" w14:paraId="24FA172C" w14:textId="77777777" w:rsidTr="00360C4F">
        <w:tc>
          <w:tcPr>
            <w:tcW w:w="3116" w:type="dxa"/>
            <w:tcBorders>
              <w:top w:val="nil"/>
              <w:left w:val="nil"/>
              <w:bottom w:val="nil"/>
              <w:right w:val="nil"/>
            </w:tcBorders>
          </w:tcPr>
          <w:p w14:paraId="0C9C8C9D" w14:textId="77777777" w:rsidR="00806C21" w:rsidRPr="00703BBA" w:rsidRDefault="00806C21" w:rsidP="005009D9"/>
        </w:tc>
        <w:tc>
          <w:tcPr>
            <w:tcW w:w="3117" w:type="dxa"/>
            <w:tcBorders>
              <w:top w:val="nil"/>
              <w:left w:val="nil"/>
              <w:bottom w:val="nil"/>
              <w:right w:val="nil"/>
            </w:tcBorders>
          </w:tcPr>
          <w:p w14:paraId="6CCB2139" w14:textId="77777777" w:rsidR="00806C21" w:rsidRPr="00703BBA" w:rsidRDefault="00076ED0" w:rsidP="005009D9">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47C67EC5" w14:textId="77777777" w:rsidR="00806C21" w:rsidRPr="00703BBA" w:rsidRDefault="00806C21" w:rsidP="00BB5B8E">
            <w:pPr>
              <w:jc w:val="right"/>
            </w:pPr>
            <w:r>
              <w:t>Equation 1</w:t>
            </w:r>
          </w:p>
        </w:tc>
      </w:tr>
      <w:tr w:rsidR="00806C21" w:rsidRPr="00703BBA" w14:paraId="242F1C4E" w14:textId="77777777" w:rsidTr="00360C4F">
        <w:tc>
          <w:tcPr>
            <w:tcW w:w="9350" w:type="dxa"/>
            <w:gridSpan w:val="3"/>
            <w:tcBorders>
              <w:top w:val="nil"/>
              <w:left w:val="nil"/>
              <w:bottom w:val="nil"/>
              <w:right w:val="nil"/>
            </w:tcBorders>
          </w:tcPr>
          <w:p w14:paraId="2957B107" w14:textId="77777777" w:rsidR="00806C21" w:rsidRPr="00703BBA" w:rsidRDefault="00806C21" w:rsidP="005009D9">
            <w:r w:rsidRPr="00703BBA">
              <w:lastRenderedPageBreak/>
              <w:t xml:space="preserve">where </w:t>
            </w:r>
            <w:r w:rsidRPr="00703BBA">
              <w:rPr>
                <w:i/>
              </w:rPr>
              <w:t>SSY</w:t>
            </w:r>
            <w:r w:rsidRPr="00255CFA">
              <w:rPr>
                <w:i/>
                <w:vertAlign w:val="subscript"/>
              </w:rPr>
              <w:t>EV</w:t>
            </w:r>
            <w:r w:rsidRPr="00703BBA">
              <w:rPr>
                <w:i/>
                <w:vertAlign w:val="subscript"/>
              </w:rPr>
              <w:t xml:space="preserve">  </w:t>
            </w:r>
            <w:r w:rsidRPr="00703BBA">
              <w:t>is suspended sediment yield (tons)</w:t>
            </w:r>
            <w:r>
              <w:t xml:space="preserve"> from 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3ADA65A9" w14:textId="0C05D3E2" w:rsidR="00350BD0" w:rsidRDefault="00350BD0" w:rsidP="00350BD0">
      <w:pPr>
        <w:ind w:firstLine="576"/>
      </w:pPr>
      <w:r>
        <w:t>SSY</w:t>
      </w:r>
      <w:r w:rsidRPr="004D34F9">
        <w:rPr>
          <w:vertAlign w:val="subscript"/>
        </w:rPr>
        <w:t>ev</w:t>
      </w:r>
      <w:r>
        <w:t xml:space="preserve"> may be correlated with precipitation or discharge variables (“storm metrics”). Four storm met</w:t>
      </w:r>
      <w:r w:rsidR="00EE69FA">
        <w:t>rics tested in this research will be</w:t>
      </w:r>
      <w:r>
        <w:t xml:space="preserve"> total event precipitation (Psum), EI30 rainfall erosivity (EI30) </w:t>
      </w:r>
      <w:r>
        <w:fldChar w:fldCharType="begin" w:fldLock="1"/>
      </w:r>
      <w:r w:rsidR="00463BA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xml:space="preserve">, total event discharge (Qsum), and peak event discharge (Qmax) </w:t>
      </w:r>
      <w:r>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EE69FA">
        <w:t xml:space="preserve">will be </w:t>
      </w:r>
      <w:r>
        <w:t>calculated to select the best predictor of SSY</w:t>
      </w:r>
      <w:r>
        <w:rPr>
          <w:vertAlign w:val="subscript"/>
        </w:rPr>
        <w:t>EV</w:t>
      </w:r>
      <w:r>
        <w:t xml:space="preserve"> from the total watershed</w:t>
      </w:r>
      <w:r w:rsidR="00B8333B">
        <w:t>, and from each subwatershed</w:t>
      </w:r>
      <w:r>
        <w:t>.</w:t>
      </w:r>
      <w:r w:rsidRPr="00FE5ECA">
        <w:t xml:space="preserve"> </w:t>
      </w:r>
    </w:p>
    <w:p w14:paraId="677AD983" w14:textId="77777777" w:rsidR="00350BD0" w:rsidRDefault="00350BD0" w:rsidP="00350BD0">
      <w:pPr>
        <w:ind w:firstLine="576"/>
      </w:pPr>
      <w:r>
        <w:t>The relationship between SSY</w:t>
      </w:r>
      <w:r w:rsidRPr="00867D36">
        <w:rPr>
          <w:vertAlign w:val="subscript"/>
        </w:rPr>
        <w:t>EV</w:t>
      </w:r>
      <w:r>
        <w:t xml:space="preserve"> and storm metrics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350BD0" w14:paraId="6EFEA12D" w14:textId="77777777" w:rsidTr="00C00AD9">
        <w:tc>
          <w:tcPr>
            <w:tcW w:w="3116" w:type="dxa"/>
            <w:tcBorders>
              <w:top w:val="nil"/>
              <w:left w:val="nil"/>
              <w:bottom w:val="nil"/>
              <w:right w:val="nil"/>
            </w:tcBorders>
          </w:tcPr>
          <w:p w14:paraId="6EF75D9D" w14:textId="77777777" w:rsidR="00350BD0" w:rsidRDefault="00350BD0" w:rsidP="00C00AD9"/>
        </w:tc>
        <w:tc>
          <w:tcPr>
            <w:tcW w:w="3117" w:type="dxa"/>
            <w:tcBorders>
              <w:top w:val="nil"/>
              <w:left w:val="nil"/>
              <w:bottom w:val="nil"/>
              <w:right w:val="nil"/>
            </w:tcBorders>
          </w:tcPr>
          <w:p w14:paraId="22CF46E0" w14:textId="77777777" w:rsidR="00350BD0" w:rsidRDefault="00076ED0" w:rsidP="00C00AD9">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04DEB627" w14:textId="7A00BF6F" w:rsidR="00350BD0" w:rsidRDefault="002B5325" w:rsidP="00C00AD9">
            <w:pPr>
              <w:jc w:val="right"/>
            </w:pPr>
            <w:r>
              <w:t>Equation 2</w:t>
            </w:r>
          </w:p>
        </w:tc>
      </w:tr>
      <w:tr w:rsidR="00350BD0" w14:paraId="1001ECC9" w14:textId="77777777" w:rsidTr="00C00AD9">
        <w:tc>
          <w:tcPr>
            <w:tcW w:w="9350" w:type="dxa"/>
            <w:gridSpan w:val="3"/>
            <w:tcBorders>
              <w:top w:val="nil"/>
              <w:left w:val="nil"/>
              <w:bottom w:val="nil"/>
              <w:right w:val="nil"/>
            </w:tcBorders>
          </w:tcPr>
          <w:p w14:paraId="1D0CD2DB" w14:textId="0B05F84B" w:rsidR="00350BD0" w:rsidRDefault="00350BD0" w:rsidP="00C00AD9">
            <w:r>
              <w:t xml:space="preserve">where X is a storm metric, and the regression coefficients α and β are obtained by ordinary least squares regression on the logarithms of </w:t>
            </w:r>
            <w:r>
              <w:rPr>
                <w:i/>
              </w:rPr>
              <w:t>SSY</w:t>
            </w:r>
            <w:r w:rsidR="00EE69FA">
              <w:rPr>
                <w:i/>
                <w:vertAlign w:val="subscript"/>
              </w:rPr>
              <w:t>EV</w:t>
            </w:r>
            <w:r>
              <w:rPr>
                <w:i/>
                <w:vertAlign w:val="subscript"/>
              </w:rPr>
              <w:t xml:space="preserve">  </w:t>
            </w:r>
            <w:r>
              <w:t xml:space="preserve">and </w:t>
            </w:r>
            <w:r>
              <w:rPr>
                <w:i/>
              </w:rPr>
              <w:t xml:space="preserve">X </w:t>
            </w:r>
            <w:r>
              <w:fldChar w:fldCharType="begin" w:fldLock="1"/>
            </w:r>
            <w:r w:rsidR="00463BA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normalized for wate</w:t>
            </w:r>
            <w:r w:rsidR="00EE69FA">
              <w:t>rshed area. Linear functions will be</w:t>
            </w:r>
            <w:r>
              <w:t xml:space="preserve"> fit to untransformed (Linear) and log-transformed dependent and independ</w:t>
            </w:r>
            <w:r w:rsidR="00EE69FA">
              <w:t>ent variables (Power Law). C</w:t>
            </w:r>
            <w:r>
              <w:t>oefficients of determination (r</w:t>
            </w:r>
            <w:r w:rsidRPr="00240E48">
              <w:rPr>
                <w:vertAlign w:val="superscript"/>
              </w:rPr>
              <w:t>2</w:t>
            </w:r>
            <w:r w:rsidR="00EE69FA">
              <w:t>) will b</w:t>
            </w:r>
            <w:r>
              <w:t>e cal</w:t>
            </w:r>
            <w:r w:rsidR="00EE69FA">
              <w:t xml:space="preserve">culated to determine best fit. </w:t>
            </w:r>
          </w:p>
        </w:tc>
      </w:tr>
    </w:tbl>
    <w:p w14:paraId="2B39D87F" w14:textId="66C05AC6" w:rsidR="00806C21" w:rsidRDefault="00806C21" w:rsidP="00CB4228">
      <w:pPr>
        <w:pStyle w:val="Heading3"/>
      </w:pPr>
      <w:r>
        <w:t>Sediment budget</w:t>
      </w:r>
      <w:r w:rsidR="00CB4228">
        <w:t xml:space="preserve"> and Disturbance Ratio</w:t>
      </w:r>
    </w:p>
    <w:p w14:paraId="7C675B95" w14:textId="27A8CFFD" w:rsidR="00CB4228" w:rsidRDefault="00806C21" w:rsidP="005009D9">
      <w:pPr>
        <w:ind w:firstLine="576"/>
      </w:pPr>
      <w:r>
        <w:t xml:space="preserve">A sediment budget quantifies the contribution of key sediment sources to the overall sediment yield </w:t>
      </w:r>
      <w:r>
        <w:fldChar w:fldCharType="begin" w:fldLock="1"/>
      </w:r>
      <w:r w:rsidR="00463BA1">
        <w:instrText>ADDIN CSL_CITATION { "citationItems" : [ { "id" : "ITEM-1", "itemData" : { "ISBN" : "0018-8158", "author" : [ { "dropping-particle" : "", "family" : "Slaymaker", "given" : "Olav", "non-dropping-particle" : "", "parse-names" : false, "suffix" : "" } ], "container-title" : "Hydrobiologia", "id" : "ITEM-1", "issue" : "1", "issued" : { "date-parts" : [ [ "2003" ] ] }, "page" : "71-82", "title" : "The sediment budget as conceptual framework and management tool", "type" : "article-journal", "volume" : "494" }, "uris" : [ "http://www.mendeley.com/documents/?uuid=748aa7eb-6618-4830-b6af-fae1f7789606" ] }, { "id" : "ITEM-2",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"ITEM-2", "issue" : "7-8", "issued" : { "date-parts" : [ [ "2009", "4", "24" ] ] }, "page" : "1054-1070", "title" : "Sediment yield from the tectonically active semiarid Western Transverse Ranges of California", "type" : "article-journal", "volume" : "121" }, "uris" : [ "http://www.mendeley.com/documents/?uuid=fb6e26a9-b969-4260-89bb-f2fcff94c055" ] }, { "id" : "ITEM-3",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"ITEM-3",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"id" : "ITEM-4", "itemData" : { "ISBN" : "3923381395", "author" : [ { "dropping-particle" : "", "family" : "Reid", "given" : "L M", "non-dropping-particle" : "", "parse-names" : false, "suffix" : "" }, { "dropping-particle" : "", "family" : "Dunne", "given" : "T", "non-dropping-particle" : "", "parse-names" : false, "suffix" : "" } ], "id" : "ITEM-4", "issued" : { "date-parts" : [ [ "1996" ] ] }, "publisher" : "Catena Verlag", "title" : "Rapid evaluation of sediment budgets", "type" : "book" }, "uris" : [ "http://www.mendeley.com/documents/?uuid=db24fe95-3318-4c34-aa9e-4ee3d511d489" ] } ], "mendeley" : { "previouslyFormattedCitation" : "(Bartley et al., 2012; Reid and Dunne, 1996; Slaymaker, 2003; Warrick and Mertes, 2009)" }, "properties" : { "noteIndex" : 0 }, "schema" : "https://github.com/citation-style-language/schema/raw/master/csl-citation.json" }</w:instrText>
      </w:r>
      <w:r>
        <w:fldChar w:fldCharType="separate"/>
      </w:r>
      <w:r w:rsidR="00532115" w:rsidRPr="00532115">
        <w:rPr>
          <w:noProof/>
        </w:rPr>
        <w:t>(Bartley et al., 2012; Reid and Dunne, 1996; Slaymaker, 2003; Warrick and Mertes, 2009)</w:t>
      </w:r>
      <w:r>
        <w:fldChar w:fldCharType="end"/>
      </w:r>
      <w:r>
        <w:t>. The percent contribution of each subwatershed to SSY from</w:t>
      </w:r>
      <w:r w:rsidR="00EE69FA">
        <w:t xml:space="preserve"> the total watershed will be </w:t>
      </w:r>
      <w:r>
        <w:t>calculated by difference b</w:t>
      </w:r>
      <w:r w:rsidR="00F23DC9">
        <w:t>etween SSY</w:t>
      </w:r>
      <w:r w:rsidR="00EE69FA" w:rsidRPr="00EE69FA">
        <w:rPr>
          <w:vertAlign w:val="subscript"/>
        </w:rPr>
        <w:t>EV</w:t>
      </w:r>
      <w:r w:rsidR="00F23DC9">
        <w:t xml:space="preserve"> observed at the upstream and downstream</w:t>
      </w:r>
      <w:r>
        <w:t xml:space="preserve"> monitor</w:t>
      </w:r>
      <w:r w:rsidR="00EE69FA">
        <w:t>ing stations</w:t>
      </w:r>
      <w:r>
        <w:t xml:space="preserve">. </w:t>
      </w:r>
    </w:p>
    <w:p w14:paraId="7C46920D" w14:textId="26736ED2" w:rsidR="00806C21" w:rsidRDefault="00806C21" w:rsidP="005009D9">
      <w:pPr>
        <w:ind w:firstLine="576"/>
      </w:pPr>
      <w:r>
        <w:t xml:space="preserve">The disturbance ratio (DR) is the ratio of </w:t>
      </w:r>
      <w:r w:rsidR="00B8333B">
        <w:t>SSY</w:t>
      </w:r>
      <w:r w:rsidR="00EE69FA" w:rsidRPr="00EE69FA">
        <w:rPr>
          <w:vertAlign w:val="subscript"/>
        </w:rPr>
        <w:t>EV</w:t>
      </w:r>
      <w:r w:rsidR="00B8333B">
        <w:t xml:space="preserve"> from the human-disturbed, lower sub watershed (</w:t>
      </w:r>
      <w:r>
        <w:t>SSY</w:t>
      </w:r>
      <w:r w:rsidR="00B8333B">
        <w:rPr>
          <w:vertAlign w:val="subscript"/>
        </w:rPr>
        <w:t>LOWER</w:t>
      </w:r>
      <w:r w:rsidR="00B8333B">
        <w:t xml:space="preserve">) </w:t>
      </w:r>
      <w:r>
        <w:t>under current conditions (=SSY</w:t>
      </w:r>
      <w:r>
        <w:rPr>
          <w:vertAlign w:val="subscript"/>
        </w:rPr>
        <w:t xml:space="preserve">TOTAL </w:t>
      </w:r>
      <w:r>
        <w:t>- SSY</w:t>
      </w:r>
      <w:r w:rsidRPr="00EB50E8">
        <w:rPr>
          <w:vertAlign w:val="subscript"/>
        </w:rPr>
        <w:t>UPPER</w:t>
      </w:r>
      <w:r>
        <w:t>) to SSY</w:t>
      </w:r>
      <w:r>
        <w:rPr>
          <w:vertAlign w:val="subscript"/>
        </w:rPr>
        <w:t>LOWER</w:t>
      </w:r>
      <w:r>
        <w:t xml:space="preserve"> under pre-disturbance conditions (SSY</w:t>
      </w:r>
      <w:r>
        <w:rPr>
          <w:vertAlign w:val="subscript"/>
        </w:rPr>
        <w:t>LOWER.pre</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806C21" w14:paraId="4AEF1F1B" w14:textId="77777777" w:rsidTr="00360C4F">
        <w:tc>
          <w:tcPr>
            <w:tcW w:w="1705" w:type="dxa"/>
          </w:tcPr>
          <w:p w14:paraId="3A5DFF8C" w14:textId="77777777" w:rsidR="00806C21" w:rsidRDefault="00806C21" w:rsidP="005009D9"/>
        </w:tc>
        <w:tc>
          <w:tcPr>
            <w:tcW w:w="5760" w:type="dxa"/>
          </w:tcPr>
          <w:p w14:paraId="43217D65" w14:textId="77777777" w:rsidR="00806C21" w:rsidRDefault="00806C21" w:rsidP="005009D9">
            <m:oMathPara>
              <m:oMath>
                <m:r>
                  <m:rPr>
                    <m:sty m:val="p"/>
                  </m:rPr>
                  <w:rPr>
                    <w:rFonts w:ascii="Cambria Math" w:hAnsi="Cambria Math"/>
                  </w:rPr>
                  <m:t xml:space="preserve">DR = </m:t>
                </m:r>
                <m:f>
                  <m:fPr>
                    <m:ctrlPr>
                      <w:rPr>
                        <w:rFonts w:ascii="Cambria Math" w:hAnsi="Cambria Math"/>
                      </w:rPr>
                    </m:ctrlPr>
                  </m:fPr>
                  <m:num>
                    <m:sSub>
                      <m:sSubPr>
                        <m:ctrlPr>
                          <w:rPr>
                            <w:rFonts w:ascii="Cambria Math" w:hAnsi="Cambria Math"/>
                            <w:i/>
                          </w:rPr>
                        </m:ctrlPr>
                      </m:sSubPr>
                      <m:e>
                        <m:r>
                          <w:rPr>
                            <w:rFonts w:ascii="Cambria Math" w:hAnsi="Cambria Math"/>
                          </w:rPr>
                          <m:t>SSY</m:t>
                        </m:r>
                      </m:e>
                      <m:sub>
                        <m:r>
                          <w:rPr>
                            <w:rFonts w:ascii="Cambria Math" w:hAnsi="Cambria Math"/>
                          </w:rPr>
                          <m:t>LOWER</m:t>
                        </m:r>
                      </m:sub>
                    </m:sSub>
                  </m:num>
                  <m:den>
                    <m:sSub>
                      <m:sSubPr>
                        <m:ctrlPr>
                          <w:rPr>
                            <w:rFonts w:ascii="Cambria Math" w:hAnsi="Cambria Math"/>
                            <w:i/>
                          </w:rPr>
                        </m:ctrlPr>
                      </m:sSubPr>
                      <m:e>
                        <m:r>
                          <w:rPr>
                            <w:rFonts w:ascii="Cambria Math" w:hAnsi="Cambria Math"/>
                          </w:rPr>
                          <m:t>SSY</m:t>
                        </m:r>
                      </m:e>
                      <m:sub>
                        <m:r>
                          <w:rPr>
                            <w:rFonts w:ascii="Cambria Math" w:hAnsi="Cambria Math"/>
                          </w:rPr>
                          <m:t>LOWER pre</m:t>
                        </m:r>
                      </m:sub>
                    </m:sSub>
                  </m:den>
                </m:f>
              </m:oMath>
            </m:oMathPara>
          </w:p>
        </w:tc>
        <w:tc>
          <w:tcPr>
            <w:tcW w:w="1885" w:type="dxa"/>
          </w:tcPr>
          <w:p w14:paraId="76D455DE" w14:textId="318FF48D" w:rsidR="00806C21" w:rsidRDefault="002B5325" w:rsidP="00BB5B8E">
            <w:pPr>
              <w:jc w:val="right"/>
            </w:pPr>
            <w:r>
              <w:t>Equation 3</w:t>
            </w:r>
          </w:p>
        </w:tc>
      </w:tr>
    </w:tbl>
    <w:p w14:paraId="52893995" w14:textId="790DEB1A" w:rsidR="00806C21" w:rsidRDefault="00806C21" w:rsidP="005009D9">
      <w:r>
        <w:t>SSY</w:t>
      </w:r>
      <w:r>
        <w:rPr>
          <w:vertAlign w:val="subscript"/>
        </w:rPr>
        <w:t>LOWER.pre</w:t>
      </w:r>
      <w:r w:rsidR="00A17CA4">
        <w:t xml:space="preserve"> is</w:t>
      </w:r>
      <w:r>
        <w:t xml:space="preserve">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806C21" w14:paraId="1F91F96F" w14:textId="77777777" w:rsidTr="00360C4F">
        <w:tc>
          <w:tcPr>
            <w:tcW w:w="1710" w:type="dxa"/>
          </w:tcPr>
          <w:p w14:paraId="7572DCBF" w14:textId="77777777" w:rsidR="00806C21" w:rsidRDefault="00806C21" w:rsidP="005009D9"/>
        </w:tc>
        <w:tc>
          <w:tcPr>
            <w:tcW w:w="5760" w:type="dxa"/>
          </w:tcPr>
          <w:p w14:paraId="4CCD84BE" w14:textId="255CE79E" w:rsidR="00806C21" w:rsidRDefault="00076ED0" w:rsidP="005009D9">
            <m:oMathPara>
              <m:oMath>
                <m:sSub>
                  <m:sSubPr>
                    <m:ctrlPr>
                      <w:rPr>
                        <w:rFonts w:ascii="Cambria Math" w:hAnsi="Cambria Math"/>
                        <w:i/>
                      </w:rPr>
                    </m:ctrlPr>
                  </m:sSubPr>
                  <m:e>
                    <m:r>
                      <w:rPr>
                        <w:rFonts w:ascii="Cambria Math" w:hAnsi="Cambria Math"/>
                      </w:rPr>
                      <m:t>SSY</m:t>
                    </m:r>
                  </m:e>
                  <m:sub>
                    <m:r>
                      <w:rPr>
                        <w:rFonts w:ascii="Cambria Math" w:hAnsi="Cambria Math"/>
                      </w:rPr>
                      <m:t>Lower 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TOTAL</m:t>
                            </m:r>
                          </m:sub>
                        </m:sSub>
                      </m:den>
                    </m:f>
                    <m:r>
                      <w:rPr>
                        <w:rFonts w:ascii="Cambria Math" w:hAnsi="Cambria Math"/>
                      </w:rPr>
                      <m:t xml:space="preserve"> </m:t>
                    </m:r>
                  </m:e>
                </m:d>
              </m:oMath>
            </m:oMathPara>
          </w:p>
        </w:tc>
        <w:tc>
          <w:tcPr>
            <w:tcW w:w="1880" w:type="dxa"/>
          </w:tcPr>
          <w:p w14:paraId="036A497D" w14:textId="3F441571" w:rsidR="00806C21" w:rsidRDefault="002B5325" w:rsidP="00BB5B8E">
            <w:pPr>
              <w:jc w:val="right"/>
            </w:pPr>
            <w:r>
              <w:t>Equation 4</w:t>
            </w:r>
          </w:p>
        </w:tc>
      </w:tr>
    </w:tbl>
    <w:p w14:paraId="3E1AD391" w14:textId="085FF856" w:rsidR="00806C21" w:rsidRDefault="00806C21" w:rsidP="005009D9">
      <w:pPr>
        <w:rPr>
          <w:ins w:id="19" w:author="Geography" w:date="2014-06-05T12:32:00Z"/>
        </w:rPr>
      </w:pPr>
      <w:commentRangeStart w:id="20"/>
      <w:commentRangeStart w:id="21"/>
      <w:r>
        <w:t>Th</w:t>
      </w:r>
      <w:r w:rsidR="00A17CA4">
        <w:t>e percent contribution and DR will be</w:t>
      </w:r>
      <w:r>
        <w:t xml:space="preserve"> calculated for each storm and averaged to determine the average contribution of each subwatershed to total </w:t>
      </w:r>
      <w:r w:rsidR="00EE69FA">
        <w:t>SSY</w:t>
      </w:r>
      <w:r>
        <w:t>.</w:t>
      </w:r>
      <w:commentRangeEnd w:id="20"/>
      <w:r>
        <w:rPr>
          <w:rStyle w:val="CommentReference"/>
        </w:rPr>
        <w:commentReference w:id="20"/>
      </w:r>
      <w:commentRangeEnd w:id="21"/>
      <w:r>
        <w:rPr>
          <w:rStyle w:val="CommentReference"/>
        </w:rPr>
        <w:commentReference w:id="21"/>
      </w:r>
    </w:p>
    <w:p w14:paraId="541A66D9" w14:textId="77777777" w:rsidR="00806C21" w:rsidRDefault="00806C21" w:rsidP="005009D9">
      <w:pPr>
        <w:pStyle w:val="Heading3"/>
      </w:pPr>
      <w:r w:rsidRPr="00646FB0">
        <w:t>Field Data Collection</w:t>
      </w:r>
    </w:p>
    <w:p w14:paraId="573ECCEA" w14:textId="63456FF4" w:rsidR="00806C21" w:rsidRDefault="00167F24" w:rsidP="00167F24">
      <w:pPr>
        <w:ind w:firstLine="720"/>
      </w:pPr>
      <w:r>
        <w:t>Field d</w:t>
      </w:r>
      <w:r w:rsidRPr="00703BBA">
        <w:t>ata were collected over three main field campaigns</w:t>
      </w:r>
      <w:r>
        <w:t>, coinciding with the wet season and high storm probability,</w:t>
      </w:r>
      <w:r w:rsidRPr="00703BBA">
        <w:t xml:space="preserve"> and several periods of unattended monitoring from January, 2012, to March, 2014</w:t>
      </w:r>
      <w:r>
        <w:t xml:space="preserve">. </w:t>
      </w:r>
      <w:r w:rsidR="00806C21">
        <w:t>A combination of continuous</w:t>
      </w:r>
      <w:r w:rsidR="00BF5375">
        <w:t>ly</w:t>
      </w:r>
      <w:r w:rsidR="00806C21">
        <w:t xml:space="preserve"> measure</w:t>
      </w:r>
      <w:r w:rsidR="00BF5375">
        <w:t>d</w:t>
      </w:r>
      <w:r w:rsidR="00806C21">
        <w:t xml:space="preserve"> precipitation, turbidity and water stage, and </w:t>
      </w:r>
      <w:r w:rsidR="00BF5375">
        <w:t xml:space="preserve">discrete </w:t>
      </w:r>
      <w:r w:rsidR="00806C21">
        <w:t>grab samples collected dur</w:t>
      </w:r>
      <w:r w:rsidR="00BF5375">
        <w:t xml:space="preserve">ing baseflow and storm events </w:t>
      </w:r>
      <w:r w:rsidR="00806C21">
        <w:t>at five sampling locations (FOREST, QUARRY, VILLAGE, N1, and N2</w:t>
      </w:r>
      <w:r w:rsidR="00BF5375">
        <w:t xml:space="preserve">; </w:t>
      </w:r>
      <w:r w:rsidR="00BF5375">
        <w:fldChar w:fldCharType="begin"/>
      </w:r>
      <w:r w:rsidR="00BF5375">
        <w:instrText xml:space="preserve"> REF _Ref383161294 \h </w:instrText>
      </w:r>
      <w:r w:rsidR="00BF5375">
        <w:fldChar w:fldCharType="separate"/>
      </w:r>
      <w:r w:rsidR="000544B2" w:rsidRPr="00703BBA">
        <w:t xml:space="preserve">Figure </w:t>
      </w:r>
      <w:r w:rsidR="000544B2">
        <w:rPr>
          <w:noProof/>
        </w:rPr>
        <w:t>1</w:t>
      </w:r>
      <w:r w:rsidR="00BF5375">
        <w:fldChar w:fldCharType="end"/>
      </w:r>
      <w:r w:rsidR="00806C21">
        <w:t>)</w:t>
      </w:r>
      <w:r w:rsidR="00A17CA4">
        <w:t xml:space="preserve"> will be</w:t>
      </w:r>
      <w:r w:rsidR="00BF5375">
        <w:t xml:space="preserve"> used to calculate SSY</w:t>
      </w:r>
      <w:r w:rsidR="00BF5375">
        <w:rPr>
          <w:vertAlign w:val="subscript"/>
        </w:rPr>
        <w:t>EV</w:t>
      </w:r>
      <w:r w:rsidR="00BF5375">
        <w:t xml:space="preserve"> and storm metrics</w:t>
      </w:r>
      <w:r w:rsidR="00806C21">
        <w:t>.  Turbidimeters installed at fou</w:t>
      </w:r>
      <w:r w:rsidR="00BF5375">
        <w:t xml:space="preserve">r locations (FOREST, VILLAGE, N2 and N1) </w:t>
      </w:r>
      <w:r w:rsidR="006D5BBE">
        <w:t>monitor</w:t>
      </w:r>
      <w:r>
        <w:t>ed</w:t>
      </w:r>
      <w:r w:rsidR="006D5BBE">
        <w:t xml:space="preserve"> turbidity (T) at 15 min intervals</w:t>
      </w:r>
      <w:r w:rsidR="00BF5375">
        <w:t>.</w:t>
      </w:r>
      <w:r>
        <w:t xml:space="preserve"> </w:t>
      </w:r>
      <w:r w:rsidR="00A17CA4">
        <w:t xml:space="preserve">Continuous </w:t>
      </w:r>
      <w:r w:rsidR="00A17CA4">
        <w:lastRenderedPageBreak/>
        <w:t>SSC will be</w:t>
      </w:r>
      <w:r w:rsidR="00806C21">
        <w:t xml:space="preserve"> calculated from </w:t>
      </w:r>
      <w:r w:rsidR="006D5BBE">
        <w:t>T</w:t>
      </w:r>
      <w:r w:rsidR="00806C21">
        <w:t xml:space="preserve"> </w:t>
      </w:r>
      <w:r>
        <w:t xml:space="preserve">data </w:t>
      </w:r>
      <w:r w:rsidR="00806C21">
        <w:t xml:space="preserve">and a T-SSC relationship calibrated with SSC grab samples over a range of </w:t>
      </w:r>
      <w:r w:rsidR="006D5BBE">
        <w:t>T</w:t>
      </w:r>
      <w:r w:rsidR="00806C21">
        <w:t xml:space="preserve"> values </w:t>
      </w:r>
      <w:r w:rsidR="00806C21">
        <w:fldChar w:fldCharType="begin" w:fldLock="1"/>
      </w:r>
      <w:r w:rsidR="00463BA1">
        <w:instrText>ADDIN CSL_CITATION { "citationItems" : [ { "id" : "ITEM-1", "itemData" : { "ISBN" : "1099-1085", "author" : [ { "dropping-particle" : "", "family" : "Gippel", "given" : "C J", "non-dropping-particle" : "", "parse-names" : false, "suffix" : "" } ], "container-title" : "Hydrological processes", "id" : "ITEM-1", "issue" : "1", "issued" : { "date-parts" : [ [ "1995" ] ] }, "page" : "83-97", "title" : "Potential of turbidity monitoring for measuring the transport of suspended solids in streams", "type" : "article-journal", "volume" : "9" }, "uris" : [ "http://www.mendeley.com/documents/?uuid=f9c31943-92aa-4be9-873c-7d6476e46f58" ] }, { "id" : "ITEM-2", "itemData" : { "ISBN" : "0043-1397", "author" : [ { "dropping-particle" : "", "family" : "Lewis", "given" : "Jack", "non-dropping-particle" : "", "parse-names" : false, "suffix" : "" } ], "container-title" : "Water Resources Research", "id" : "ITEM-2", "issue" : "7", "issued" : { "date-parts" : [ [ "1996" ] ] }, "page" : "2299-2310", "title" : "Turbidity-controlled suspended sediment sampling for runoff-event load estimation", "type" : "article-journal", "volume" : "32" }, "uris" : [ "http://www.mendeley.com/documents/?uuid=cfaa0844-8a1d-4086-a551-098e153e3233" ] } ], "mendeley" : { "previouslyFormattedCitation" : "(Gippel, 1995; Lewis, 1996)" }, "properties" : { "noteIndex" : 0 }, "schema" : "https://github.com/citation-style-language/schema/raw/master/csl-citation.json" }</w:instrText>
      </w:r>
      <w:r w:rsidR="00806C21">
        <w:fldChar w:fldCharType="separate"/>
      </w:r>
      <w:r w:rsidR="00806C21" w:rsidRPr="0047464C">
        <w:rPr>
          <w:noProof/>
        </w:rPr>
        <w:t>(Gippel, 1995; Lewis, 1996)</w:t>
      </w:r>
      <w:r w:rsidR="00806C21">
        <w:fldChar w:fldCharType="end"/>
      </w:r>
      <w:r w:rsidR="00806C21">
        <w:t xml:space="preserve">. </w:t>
      </w:r>
      <w:r w:rsidR="006D5BBE">
        <w:t xml:space="preserve">If </w:t>
      </w:r>
      <w:r w:rsidR="001D7D3B">
        <w:t>T</w:t>
      </w:r>
      <w:r w:rsidR="006D5BBE">
        <w:t xml:space="preserve"> data are unavailable due to instrument error</w:t>
      </w:r>
      <w:r w:rsidR="00B8333B">
        <w:t>,</w:t>
      </w:r>
      <w:r w:rsidR="006D5BBE">
        <w:t xml:space="preserve"> but sufficient stream water </w:t>
      </w:r>
      <w:r w:rsidR="001D7D3B">
        <w:t xml:space="preserve">grab </w:t>
      </w:r>
      <w:r w:rsidR="006D5BBE">
        <w:t>samples are collected during a given storm (n&gt;3), SSY</w:t>
      </w:r>
      <w:r w:rsidR="006D5BBE">
        <w:rPr>
          <w:vertAlign w:val="subscript"/>
        </w:rPr>
        <w:t>EV</w:t>
      </w:r>
      <w:r w:rsidR="00A17CA4">
        <w:t xml:space="preserve"> will be</w:t>
      </w:r>
      <w:r w:rsidR="006D5BBE">
        <w:t xml:space="preserve"> calculated using event mean concentration (EMC) and measured Q </w:t>
      </w:r>
      <w:r w:rsidR="006D5BBE">
        <w:fldChar w:fldCharType="begin" w:fldLock="1"/>
      </w:r>
      <w:r w:rsidR="00463BA1">
        <w:instrText>ADDIN CSL_CITATION { "citationItems" : [ { "id" : "ITEM-1", "itemData" : { "author" : [ { "dropping-particle" : "", "family" : "Harmel", "given" : "R D", "non-dropping-particle" : "", "parse-names" : false, "suffix" : "" }, { "dropping-particle" : "", "family" : "King", "given" : "K W", "non-dropping-particle" : "", "parse-names" : false, "suffix" : "" }, { "dropping-particle" : "", "family" : "Haggard", "given" : "B E", "non-dropping-particle" : "", "parse-names" : false, "suffix" : "" }, { "dropping-particle" : "", "family" : "Wren", "given" : "D G", "non-dropping-particle" : "", "parse-names" : false, "suffix" : "" }, { "dropping-particle" : "", "family" : "Sheridan", "given" : "J M", "non-dropping-particle" : "", "parse-names" : false, "suffix" : "" } ], "container-title" : "Transactions of the ASABE", "id" : "ITEM-1", "issue" : "4", "issued" : { "date-parts" : [ [ "2006" ] ] }, "page" : "937-948", "title" : "Practical Guidance for Discharge and Water Quality Data Collections on Small Watersheds", "type" : "article-journal", "volume" : "49" }, "uris" : [ "http://www.mendeley.com/documents/?uuid=969d0c09-418c-4972-919b-893fcadc62a6"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"id" : "ITEM-3",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"ITEM-3",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Harmel et al., 2006b; Lewis et al., 2001)" }, "properties" : { "noteIndex" : 0 }, "schema" : "https://github.com/citation-style-language/schema/raw/master/csl-citation.json" }</w:instrText>
      </w:r>
      <w:r w:rsidR="006D5BBE">
        <w:fldChar w:fldCharType="separate"/>
      </w:r>
      <w:r w:rsidR="006D5BBE" w:rsidRPr="006D5BBE">
        <w:rPr>
          <w:noProof/>
        </w:rPr>
        <w:t>(Bartley et al., 2012; Harmel et al., 2006b; Lewis et al., 2001)</w:t>
      </w:r>
      <w:r w:rsidR="006D5BBE">
        <w:fldChar w:fldCharType="end"/>
      </w:r>
      <w:r w:rsidR="006D5BBE">
        <w:t>.</w:t>
      </w:r>
      <w:r>
        <w:t xml:space="preserve"> </w:t>
      </w:r>
      <w:r w:rsidR="006D5BBE">
        <w:t xml:space="preserve">SSY from the quarry, a key sediment source in Faga’alu, </w:t>
      </w:r>
      <w:r w:rsidR="00A17CA4">
        <w:t>will be</w:t>
      </w:r>
      <w:r>
        <w:t xml:space="preserve"> calculated using the specific water discharge (Q*) from forested areas </w:t>
      </w:r>
      <w:r w:rsidR="00A17CA4">
        <w:t>(</w:t>
      </w:r>
      <w:r>
        <w:t>measured at FOREST</w:t>
      </w:r>
      <w:r w:rsidR="00A17CA4">
        <w:t>)</w:t>
      </w:r>
      <w:r>
        <w:t xml:space="preserve"> and bare soil using the SCS Curve Number approach </w:t>
      </w:r>
      <w:r>
        <w:fldChar w:fldCharType="begin" w:fldLock="1"/>
      </w:r>
      <w:r w:rsidR="00463BA1">
        <w:instrText>ADDIN CSL_CITATION { "citationItems" : [ { "id" : "ITEM-1", "itemData" : { "author" : [ { "dropping-particle" : "", "family" : "Garen", "given" : "David C", "non-dropping-particle" : "", "parse-names" : false, "suffix" : "" }, { "dropping-particle" : "", "family" : "Moore", "given" : "Daniel S", "non-dropping-particle" : "", "parse-names" : false, "suffix" : "" } ], "container-title" : "Journal of the American Water Resources Association", "id" : "ITEM-1", "issue" : "2", "issued" : { "date-parts" : [ [ "2005" ] ] }, "page" : "377-388", "title" : "Curve Number Hydrology in Water Quality Modeling: Uses, Abuses and Future Directions", "type" : "article-journal", "volume" : "41" }, "uris" : [ "http://www.mendeley.com/documents/?uuid=868e0ab0-7da7-4163-8392-52f7c3838005" ] } ], "mendeley" : { "previouslyFormattedCitation" : "(Garen and Moore, 2005)" }, "properties" : { "noteIndex" : 0 }, "schema" : "https://github.com/citation-style-language/schema/raw/master/csl-citation.json" }</w:instrText>
      </w:r>
      <w:r>
        <w:fldChar w:fldCharType="separate"/>
      </w:r>
      <w:r w:rsidRPr="00532115">
        <w:rPr>
          <w:noProof/>
        </w:rPr>
        <w:t>(Garen and Moore, 2005)</w:t>
      </w:r>
      <w:r>
        <w:fldChar w:fldCharType="end"/>
      </w:r>
      <w:r>
        <w:t xml:space="preserve">, and EMC of samples collected by </w:t>
      </w:r>
      <w:r w:rsidR="006D5BBE">
        <w:t xml:space="preserve">an ISCO 3700 Autosampler </w:t>
      </w:r>
      <w:r>
        <w:t xml:space="preserve">at </w:t>
      </w:r>
      <w:r w:rsidR="006D5BBE">
        <w:t xml:space="preserve">30 min intervals </w:t>
      </w:r>
      <w:r w:rsidR="002B5325">
        <w:t>installed at QUARRY (</w:t>
      </w:r>
      <w:r w:rsidR="002B5325">
        <w:fldChar w:fldCharType="begin"/>
      </w:r>
      <w:r w:rsidR="002B5325">
        <w:instrText xml:space="preserve"> REF _Ref383161294 \h </w:instrText>
      </w:r>
      <w:r w:rsidR="002B5325">
        <w:fldChar w:fldCharType="separate"/>
      </w:r>
      <w:r w:rsidR="000544B2" w:rsidRPr="00703BBA">
        <w:t xml:space="preserve">Figure </w:t>
      </w:r>
      <w:r w:rsidR="000544B2">
        <w:rPr>
          <w:noProof/>
        </w:rPr>
        <w:t>1</w:t>
      </w:r>
      <w:r w:rsidR="002B5325">
        <w:fldChar w:fldCharType="end"/>
      </w:r>
      <w:r w:rsidR="002B5325">
        <w:t>)</w:t>
      </w:r>
      <w:r>
        <w:t>.</w:t>
      </w:r>
      <w:r w:rsidR="006D5BBE">
        <w:t xml:space="preserve"> </w:t>
      </w:r>
      <w:r>
        <w:t xml:space="preserve">More detailed description of data collection </w:t>
      </w:r>
      <w:r w:rsidR="00B8333B">
        <w:t xml:space="preserve">and methods can be found in </w:t>
      </w:r>
      <w:r>
        <w:t>the companion document “Quality Assurance Project Plan: Physical Monitoring of Surface Waters in American Samoa.”</w:t>
      </w:r>
    </w:p>
    <w:p w14:paraId="1F4805CD" w14:textId="77777777" w:rsidR="00806C21" w:rsidRDefault="00806C21" w:rsidP="005009D9">
      <w:pPr>
        <w:pStyle w:val="Heading3"/>
      </w:pPr>
      <w:r>
        <w:t>Uncertainty</w:t>
      </w:r>
    </w:p>
    <w:p w14:paraId="637D57C8" w14:textId="416901F6" w:rsidR="00806C21" w:rsidRDefault="00806C21" w:rsidP="005009D9">
      <w:pPr>
        <w:ind w:firstLine="576"/>
      </w:pPr>
      <w:r w:rsidRPr="00C26E73">
        <w:t xml:space="preserve">Uncertainty </w:t>
      </w:r>
      <w:r>
        <w:t xml:space="preserve">in </w:t>
      </w:r>
      <w:r w:rsidR="002A4513">
        <w:t>SSY</w:t>
      </w:r>
      <w:r w:rsidR="002A4513" w:rsidRPr="002A4513">
        <w:rPr>
          <w:vertAlign w:val="subscript"/>
        </w:rPr>
        <w:t>EV</w:t>
      </w:r>
      <w:r w:rsidR="002A4513">
        <w:t xml:space="preserve"> </w:t>
      </w:r>
      <w:r w:rsidR="006D0E9F">
        <w:t>(</w:t>
      </w:r>
      <w:r>
        <w:t>Equation 1</w:t>
      </w:r>
      <w:r w:rsidR="006D0E9F">
        <w:t xml:space="preserve">) </w:t>
      </w:r>
      <w:r w:rsidR="00A17CA4">
        <w:t>estimates</w:t>
      </w:r>
      <w:r>
        <w:t xml:space="preserve"> arises from both measurement and model errors </w:t>
      </w:r>
      <w:r>
        <w:fldChar w:fldCharType="begin" w:fldLock="1"/>
      </w:r>
      <w:r w:rsidR="00463BA1">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2006a)" }, "properties" : { "noteIndex" : 0 }, "schema" : "https://github.com/citation-style-language/schema/raw/master/csl-citation.json" }</w:instrText>
      </w:r>
      <w:r>
        <w:fldChar w:fldCharType="separate"/>
      </w:r>
      <w:r w:rsidR="00532115" w:rsidRPr="00532115">
        <w:rPr>
          <w:noProof/>
        </w:rPr>
        <w:t>(Harmel et al., 2006a)</w:t>
      </w:r>
      <w:r>
        <w:fldChar w:fldCharType="end"/>
      </w:r>
      <w:r>
        <w:t xml:space="preserve">. </w:t>
      </w:r>
      <w:bookmarkStart w:id="22" w:name="_Toc389207913"/>
      <w:r>
        <w:t xml:space="preserve">The </w:t>
      </w:r>
      <w:r w:rsidR="00167F24">
        <w:t>Root Mean Square Error (</w:t>
      </w:r>
      <w:r>
        <w:t>RMSE</w:t>
      </w:r>
      <w:r w:rsidR="006D0E9F">
        <w:t>)</w:t>
      </w:r>
      <w:r>
        <w:t xml:space="preserve"> method estimates the ‘‘most probable value’’ of the cumulative or combined error by propagating the error from each procedure (Stage-Q, T-SSC)</w:t>
      </w:r>
      <w:r w:rsidR="002A4513">
        <w:t xml:space="preserve"> to the final SSY</w:t>
      </w:r>
      <w:r w:rsidR="002A4513" w:rsidRPr="002A4513">
        <w:rPr>
          <w:vertAlign w:val="subscript"/>
        </w:rPr>
        <w:t>EV</w:t>
      </w:r>
      <w:r w:rsidR="002A4513">
        <w:t xml:space="preserve"> </w:t>
      </w:r>
      <w:r>
        <w:t xml:space="preserve">estimate </w:t>
      </w:r>
      <w:r>
        <w:fldChar w:fldCharType="begin" w:fldLock="1"/>
      </w:r>
      <w:r w:rsidR="00463BA1">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806C21" w14:paraId="7F068145" w14:textId="77777777" w:rsidTr="002A4513">
        <w:tc>
          <w:tcPr>
            <w:tcW w:w="1530" w:type="dxa"/>
            <w:tcBorders>
              <w:top w:val="nil"/>
              <w:left w:val="nil"/>
              <w:bottom w:val="nil"/>
              <w:right w:val="nil"/>
            </w:tcBorders>
          </w:tcPr>
          <w:p w14:paraId="5A9D8300" w14:textId="77777777" w:rsidR="00806C21" w:rsidRDefault="00806C21" w:rsidP="005009D9"/>
        </w:tc>
        <w:tc>
          <w:tcPr>
            <w:tcW w:w="6480" w:type="dxa"/>
            <w:tcBorders>
              <w:top w:val="nil"/>
              <w:left w:val="nil"/>
              <w:bottom w:val="nil"/>
              <w:right w:val="nil"/>
            </w:tcBorders>
          </w:tcPr>
          <w:p w14:paraId="67B76DB1" w14:textId="77777777" w:rsidR="00806C21" w:rsidRDefault="00806C21" w:rsidP="005009D9">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02F7FF37" w14:textId="3355C67A" w:rsidR="00806C21" w:rsidRDefault="00806C21" w:rsidP="00BB5B8E">
            <w:pPr>
              <w:jc w:val="right"/>
            </w:pPr>
            <w:r>
              <w:t xml:space="preserve">Equation </w:t>
            </w:r>
            <w:r w:rsidR="00BB5B8E">
              <w:t>5</w:t>
            </w:r>
          </w:p>
        </w:tc>
      </w:tr>
      <w:tr w:rsidR="00806C21" w14:paraId="337AB0CE" w14:textId="77777777" w:rsidTr="00360C4F">
        <w:tc>
          <w:tcPr>
            <w:tcW w:w="9350" w:type="dxa"/>
            <w:gridSpan w:val="3"/>
            <w:tcBorders>
              <w:top w:val="nil"/>
              <w:left w:val="nil"/>
              <w:bottom w:val="nil"/>
              <w:right w:val="nil"/>
            </w:tcBorders>
          </w:tcPr>
          <w:p w14:paraId="379A3F49" w14:textId="770D80DE" w:rsidR="00806C21" w:rsidRDefault="00806C21" w:rsidP="006D0E9F">
            <w:r>
              <w:t>where PE is the cumulative probable error for individual measured values (±%), E</w:t>
            </w:r>
            <w:r w:rsidRPr="002E3583">
              <w:rPr>
                <w:vertAlign w:val="subscript"/>
              </w:rPr>
              <w:t>Q</w:t>
            </w:r>
            <w:r>
              <w:rPr>
                <w:vertAlign w:val="subscript"/>
              </w:rPr>
              <w:t>meas</w:t>
            </w:r>
            <w:r>
              <w:t xml:space="preserve"> = unc</w:t>
            </w:r>
            <w:r w:rsidR="002A4513">
              <w:t>ertainty in Q</w:t>
            </w:r>
            <w:r>
              <w:t xml:space="preserve"> measurements (±%), </w:t>
            </w:r>
            <w:r w:rsidRPr="002E3583">
              <w:t>E</w:t>
            </w:r>
            <w:r w:rsidRPr="002E3583">
              <w:rPr>
                <w:vertAlign w:val="subscript"/>
              </w:rPr>
              <w:t>SSC</w:t>
            </w:r>
            <w:r>
              <w:rPr>
                <w:vertAlign w:val="subscript"/>
              </w:rPr>
              <w:t>meas</w:t>
            </w:r>
            <w:r w:rsidRPr="002E3583">
              <w:t xml:space="preserve"> </w:t>
            </w:r>
            <w:r>
              <w:t xml:space="preserve">= uncertainty in </w:t>
            </w:r>
            <w:r w:rsidR="002A4513">
              <w:t>SSC</w:t>
            </w:r>
            <w:r>
              <w:t xml:space="preserve"> measurements (± %), E</w:t>
            </w:r>
            <w:r w:rsidRPr="002E3583">
              <w:rPr>
                <w:vertAlign w:val="subscript"/>
              </w:rPr>
              <w:t>Q</w:t>
            </w:r>
            <w:r>
              <w:rPr>
                <w:vertAlign w:val="subscript"/>
              </w:rPr>
              <w:t>mod</w:t>
            </w:r>
            <w:r w:rsidR="002A4513">
              <w:t xml:space="preserve"> = uncertainty in Q</w:t>
            </w:r>
            <w:r>
              <w:t xml:space="preserve"> modeled by the Stage-Q relationship (±%), </w:t>
            </w:r>
            <w:r w:rsidRPr="002E3583">
              <w:t>E</w:t>
            </w:r>
            <w:r w:rsidRPr="002E3583">
              <w:rPr>
                <w:vertAlign w:val="subscript"/>
              </w:rPr>
              <w:t>SSC</w:t>
            </w:r>
            <w:r>
              <w:rPr>
                <w:vertAlign w:val="subscript"/>
              </w:rPr>
              <w:t>mod</w:t>
            </w:r>
            <w:r w:rsidRPr="002E3583">
              <w:t xml:space="preserve"> </w:t>
            </w:r>
            <w:r>
              <w:t>= uncertainty in</w:t>
            </w:r>
            <w:r w:rsidR="002A4513">
              <w:t xml:space="preserve"> SSC </w:t>
            </w:r>
            <w:r w:rsidR="006D0E9F">
              <w:t>modeled</w:t>
            </w:r>
            <w:r>
              <w:t xml:space="preserve"> by the T-SSC rela</w:t>
            </w:r>
            <w:r w:rsidR="006D0E9F">
              <w:t>tionship (± %)</w:t>
            </w:r>
            <w:r>
              <w:fldChar w:fldCharType="begin" w:fldLock="1"/>
            </w:r>
            <w:r w:rsidR="00463BA1">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w:t>
            </w:r>
            <w:ins w:id="23" w:author="Geography" w:date="2014-06-05T12:46:00Z">
              <w:r>
                <w:t xml:space="preserve">  </w:t>
              </w:r>
            </w:ins>
          </w:p>
        </w:tc>
      </w:tr>
    </w:tbl>
    <w:p w14:paraId="04DDAE26" w14:textId="0C781E0D" w:rsidR="00806C21" w:rsidRDefault="00806C21" w:rsidP="005009D9">
      <w:pPr>
        <w:ind w:firstLine="576"/>
      </w:pPr>
      <w:r>
        <w:t xml:space="preserve">PE </w:t>
      </w:r>
      <w:r w:rsidR="00A17CA4">
        <w:t xml:space="preserve">will be </w:t>
      </w:r>
      <w:r>
        <w:t>calculated for each storm event to add statistical measures of uncertainty to estimates of SSY</w:t>
      </w:r>
      <w:r w:rsidRPr="00C05411">
        <w:rPr>
          <w:vertAlign w:val="subscript"/>
        </w:rPr>
        <w:t>EV</w:t>
      </w:r>
      <w:r w:rsidR="00275873">
        <w:rPr>
          <w:vertAlign w:val="subscript"/>
        </w:rPr>
        <w:t xml:space="preserve"> </w:t>
      </w:r>
      <w:r w:rsidR="00275873">
        <w:t>(±tons)</w:t>
      </w:r>
      <w:r w:rsidR="006D0E9F">
        <w:t>.</w:t>
      </w:r>
      <w:r>
        <w:t xml:space="preserve"> The effect of uncertain SSY</w:t>
      </w:r>
      <w:r w:rsidR="00275873" w:rsidRPr="00C05411">
        <w:rPr>
          <w:vertAlign w:val="subscript"/>
        </w:rPr>
        <w:t>EV</w:t>
      </w:r>
      <w:r w:rsidR="006D0E9F">
        <w:t xml:space="preserve"> estimates </w:t>
      </w:r>
      <w:r w:rsidR="00167F24">
        <w:t xml:space="preserve">may </w:t>
      </w:r>
      <w:r w:rsidR="006D0E9F">
        <w:t>complicate</w:t>
      </w:r>
      <w:r w:rsidR="00167F24">
        <w:t xml:space="preserve"> </w:t>
      </w:r>
      <w:r>
        <w:t xml:space="preserve">conclusions about </w:t>
      </w:r>
      <w:r w:rsidR="006D0E9F">
        <w:t>SSY</w:t>
      </w:r>
      <w:r w:rsidR="006D0E9F" w:rsidRPr="006D0E9F">
        <w:rPr>
          <w:vertAlign w:val="subscript"/>
        </w:rPr>
        <w:t>EV</w:t>
      </w:r>
      <w:r w:rsidR="006D0E9F">
        <w:t>-Qmax relationships, contributions from subwatersheds, and anthropogenic impacts</w:t>
      </w:r>
      <w:r>
        <w:t xml:space="preserve">. This is common in sediment yield studies where successful models estimate SSY with ±50-100% accuracy </w:t>
      </w:r>
      <w:r>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but it is believed that the difference in SSY</w:t>
      </w:r>
      <w:r w:rsidR="00275873" w:rsidRPr="00C05411">
        <w:rPr>
          <w:vertAlign w:val="subscript"/>
        </w:rPr>
        <w:t>EV</w:t>
      </w:r>
      <w:r>
        <w:t xml:space="preserve"> from the upper and lower </w:t>
      </w:r>
      <w:r w:rsidR="00275873">
        <w:t>sub</w:t>
      </w:r>
      <w:r>
        <w:t>watershed</w:t>
      </w:r>
      <w:r w:rsidR="00275873">
        <w:t>s</w:t>
      </w:r>
      <w:r>
        <w:t xml:space="preserve"> will be significantly larger than the uncertainty in the </w:t>
      </w:r>
      <w:r w:rsidR="006D0E9F">
        <w:t>SSY estimates</w:t>
      </w:r>
      <w:r>
        <w:t xml:space="preserve">. </w:t>
      </w:r>
    </w:p>
    <w:p w14:paraId="476E9D14" w14:textId="77777777" w:rsidR="00806C21" w:rsidRPr="00703BBA" w:rsidRDefault="00806C21" w:rsidP="005009D9">
      <w:pPr>
        <w:pStyle w:val="Heading2"/>
        <w:numPr>
          <w:ilvl w:val="0"/>
          <w:numId w:val="0"/>
        </w:numPr>
      </w:pPr>
      <w:r>
        <w:t>Expected Results/Outcomes</w:t>
      </w:r>
      <w:bookmarkEnd w:id="22"/>
    </w:p>
    <w:p w14:paraId="5E321D34" w14:textId="2FF8B9C7" w:rsidR="00806C21" w:rsidRDefault="00806C21" w:rsidP="00CB4228">
      <w:pPr>
        <w:spacing w:line="256" w:lineRule="auto"/>
        <w:ind w:firstLine="270"/>
      </w:pPr>
      <w:r>
        <w:t xml:space="preserve">The resulting </w:t>
      </w:r>
      <w:r w:rsidRPr="00703BBA">
        <w:t xml:space="preserve">empirical model of </w:t>
      </w:r>
      <w:r w:rsidR="002550C8">
        <w:t>SSY</w:t>
      </w:r>
      <w:r w:rsidR="002550C8" w:rsidRPr="00C05411">
        <w:rPr>
          <w:vertAlign w:val="subscript"/>
        </w:rPr>
        <w:t>EV</w:t>
      </w:r>
      <w:r>
        <w:t xml:space="preserve"> to Faga’alu B</w:t>
      </w:r>
      <w:r w:rsidR="002550C8">
        <w:t xml:space="preserve">ay will be used by NOAA’s </w:t>
      </w:r>
      <w:r>
        <w:t>CRCP</w:t>
      </w:r>
      <w:r w:rsidRPr="00703BBA">
        <w:t xml:space="preserve"> to assess the effectiveness of future sediment mitigation at the quarry</w:t>
      </w:r>
      <w:r w:rsidR="00A17CA4">
        <w:t>, scheduled for S</w:t>
      </w:r>
      <w:r w:rsidR="006D0E9F">
        <w:t>ummer 2014</w:t>
      </w:r>
      <w:r w:rsidRPr="00703BBA">
        <w:t>, and as a</w:t>
      </w:r>
      <w:r>
        <w:t xml:space="preserve"> component of </w:t>
      </w:r>
      <w:r w:rsidR="00BF0C15">
        <w:t xml:space="preserve">an empirical </w:t>
      </w:r>
      <w:r w:rsidR="002550C8">
        <w:t xml:space="preserve">model of sediment accumulation </w:t>
      </w:r>
      <w:r w:rsidRPr="00703BBA">
        <w:t>on the reef</w:t>
      </w:r>
      <w:r>
        <w:t xml:space="preserve"> developed</w:t>
      </w:r>
      <w:r w:rsidRPr="00703BBA">
        <w:t xml:space="preserve"> in Paper Three. The developed models of SSY</w:t>
      </w:r>
      <w:r w:rsidR="002550C8" w:rsidRPr="00C05411">
        <w:rPr>
          <w:vertAlign w:val="subscript"/>
        </w:rPr>
        <w:t>EV</w:t>
      </w:r>
      <w:r w:rsidR="00A17CA4">
        <w:t xml:space="preserve"> will</w:t>
      </w:r>
      <w:r w:rsidRPr="00703BBA">
        <w:t xml:space="preserve"> also</w:t>
      </w:r>
      <w:r w:rsidR="00A17CA4">
        <w:t xml:space="preserve"> be</w:t>
      </w:r>
      <w:r w:rsidRPr="00703BBA">
        <w:t xml:space="preserve"> useful for advancing research efforts towards regional and global prediction of SSY</w:t>
      </w:r>
      <w:r w:rsidR="002550C8" w:rsidRPr="00C05411">
        <w:rPr>
          <w:vertAlign w:val="subscript"/>
        </w:rPr>
        <w:t>EV</w:t>
      </w:r>
      <w:r w:rsidRPr="00703BBA">
        <w:t xml:space="preserve"> from peak discharge in small</w:t>
      </w:r>
      <w:r w:rsidR="002550C8">
        <w:t>,</w:t>
      </w:r>
      <w:r w:rsidRPr="00703BBA">
        <w:t xml:space="preserve"> mountainous watersheds </w:t>
      </w:r>
      <w:r w:rsidRPr="00703BBA">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t>.</w:t>
      </w:r>
    </w:p>
    <w:p w14:paraId="4397464E" w14:textId="0FE08C1A" w:rsidR="00806C21" w:rsidRPr="003E3E56" w:rsidRDefault="00806C21" w:rsidP="003E3E56">
      <w:pPr>
        <w:pStyle w:val="Heading1"/>
      </w:pPr>
      <w:bookmarkStart w:id="24" w:name="_Toc389207914"/>
      <w:r w:rsidRPr="003E3E56">
        <w:t>P</w:t>
      </w:r>
      <w:r w:rsidR="007B15C8" w:rsidRPr="003E3E56">
        <w:t>aper Two</w:t>
      </w:r>
      <w:r w:rsidR="00EC2AA1" w:rsidRPr="003E3E56">
        <w:t>:</w:t>
      </w:r>
      <w:r w:rsidRPr="003E3E56">
        <w:t xml:space="preserve"> </w:t>
      </w:r>
      <w:r w:rsidR="005009D9" w:rsidRPr="003E3E56">
        <w:t>“</w:t>
      </w:r>
      <w:r w:rsidRPr="003E3E56">
        <w:t xml:space="preserve">Eulerian and Lagrangian measurements of </w:t>
      </w:r>
      <w:r w:rsidR="00532115" w:rsidRPr="003E3E56">
        <w:t xml:space="preserve">water </w:t>
      </w:r>
      <w:r w:rsidRPr="003E3E56">
        <w:t>flow and residence time on a fringing reef flat embayment</w:t>
      </w:r>
      <w:bookmarkEnd w:id="24"/>
      <w:r w:rsidR="005009D9" w:rsidRPr="003E3E56">
        <w:t>”</w:t>
      </w:r>
    </w:p>
    <w:p w14:paraId="1D710630" w14:textId="77777777" w:rsidR="00806C21" w:rsidRDefault="00806C21" w:rsidP="005009D9">
      <w:pPr>
        <w:rPr>
          <w:b/>
        </w:rPr>
      </w:pPr>
      <w:r w:rsidRPr="00703BBA">
        <w:rPr>
          <w:b/>
        </w:rPr>
        <w:t xml:space="preserve">Intended journal: </w:t>
      </w:r>
      <w:hyperlink r:id="rId13" w:history="1">
        <w:r w:rsidRPr="00703BBA">
          <w:rPr>
            <w:rStyle w:val="Hyperlink"/>
            <w:b/>
          </w:rPr>
          <w:t>Coral Reefs</w:t>
        </w:r>
      </w:hyperlink>
      <w:r w:rsidRPr="00703BBA">
        <w:rPr>
          <w:b/>
        </w:rPr>
        <w:t>, Impact Factor: 3.66 (2012)</w:t>
      </w:r>
    </w:p>
    <w:p w14:paraId="14072FD7" w14:textId="77777777" w:rsidR="00806C21" w:rsidRDefault="00806C21" w:rsidP="005009D9">
      <w:pPr>
        <w:pStyle w:val="Heading2"/>
        <w:numPr>
          <w:ilvl w:val="0"/>
          <w:numId w:val="0"/>
        </w:numPr>
        <w:ind w:left="576" w:hanging="576"/>
      </w:pPr>
      <w:bookmarkStart w:id="25" w:name="_Toc389207915"/>
      <w:r w:rsidRPr="00703BBA">
        <w:lastRenderedPageBreak/>
        <w:t>Introduction</w:t>
      </w:r>
      <w:bookmarkEnd w:id="25"/>
    </w:p>
    <w:p w14:paraId="1EA9C382" w14:textId="43B69C2D" w:rsidR="000218B4" w:rsidRDefault="00806C21" w:rsidP="005009D9">
      <w:pPr>
        <w:ind w:firstLine="576"/>
      </w:pPr>
      <w:r>
        <w:t xml:space="preserve">Hydrodynamic conditions on coral reefs are important for biologically important processes like nutrient cycling, larval dispersal, and temperature regimes </w:t>
      </w:r>
      <w:r>
        <w:fldChar w:fldCharType="begin" w:fldLock="1"/>
      </w:r>
      <w:r w:rsidR="00463BA1">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00532115" w:rsidRPr="00532115">
        <w:rPr>
          <w:noProof/>
        </w:rPr>
        <w:t>(Falter et al., 2004; Wyatt et al., 2012)</w:t>
      </w:r>
      <w:r>
        <w:fldChar w:fldCharType="end"/>
      </w:r>
      <w:r w:rsidR="000218B4">
        <w:t xml:space="preserve">. </w:t>
      </w:r>
      <w:r w:rsidR="00726A7A" w:rsidRPr="00703BBA">
        <w:t xml:space="preserve">By </w:t>
      </w:r>
      <w:r w:rsidR="00726A7A">
        <w:t>influenc</w:t>
      </w:r>
      <w:r w:rsidR="00726A7A" w:rsidRPr="00703BBA">
        <w:t>ing orbital velocities,</w:t>
      </w:r>
      <w:r w:rsidR="00726A7A">
        <w:t xml:space="preserve"> bed shear stress</w:t>
      </w:r>
      <w:r w:rsidR="00A17CA4">
        <w:t>es</w:t>
      </w:r>
      <w:r w:rsidR="00726A7A">
        <w:t xml:space="preserve">, </w:t>
      </w:r>
      <w:r>
        <w:t xml:space="preserve">and </w:t>
      </w:r>
      <w:r w:rsidR="00726A7A">
        <w:t>water residence tim</w:t>
      </w:r>
      <w:r>
        <w:t>e,</w:t>
      </w:r>
      <w:r w:rsidR="00726A7A">
        <w:t xml:space="preserve"> hydrodynamic conditions are</w:t>
      </w:r>
      <w:r w:rsidR="000218B4">
        <w:t xml:space="preserve"> also a primary</w:t>
      </w:r>
      <w:r w:rsidR="00726A7A" w:rsidRPr="00703BBA">
        <w:t xml:space="preserve"> control on </w:t>
      </w:r>
      <w:r w:rsidR="00A17CA4">
        <w:t>the spatiotemporal</w:t>
      </w:r>
      <w:r w:rsidR="00726A7A">
        <w:t xml:space="preserve"> dis</w:t>
      </w:r>
      <w:r w:rsidR="00BF0C15">
        <w:t xml:space="preserve">tribution of </w:t>
      </w:r>
      <w:r w:rsidR="00726A7A">
        <w:t xml:space="preserve">deposition, resuspension, and dispersal of terrigenous sediment </w:t>
      </w:r>
      <w:r w:rsidR="00726A7A" w:rsidRPr="00703BBA">
        <w:fldChar w:fldCharType="begin" w:fldLock="1"/>
      </w:r>
      <w:r w:rsidR="00463BA1">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"id" : "ITEM-4",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"ITEM-4", "issue" : "3-4", "issued" : { "date-parts" : [ [ "2009", "8" ] ] }, "page" : "140-151", "publisher" : "Elsevier B.V.", "title" : "Sedimentation processes in a coral reef embayment: Hanalei Bay, Kauai", "type" : "article-journal", "volume" : "264" }, "uris" : [ "http://www.mendeley.com/documents/?uuid=09f49c2c-69ad-4993-b204-8d205613525d" ] }, { "id" : "ITEM-5",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"ITEM-5",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Hoitink and Hoekstra, 2003; Presto et al., 2006; Storlazzi et al., 2009, 2004)" }, "properties" : { "noteIndex" : 0 }, "schema" : "https://github.com/citation-style-language/schema/raw/master/csl-citation.json" }</w:instrText>
      </w:r>
      <w:r w:rsidR="00726A7A" w:rsidRPr="00703BBA">
        <w:fldChar w:fldCharType="separate"/>
      </w:r>
      <w:r w:rsidR="000218B4" w:rsidRPr="000218B4">
        <w:rPr>
          <w:noProof/>
        </w:rPr>
        <w:t>(Draut et al., 2009; Hoitink and Hoekstra, 2003; Presto et al., 2006; Storlazzi et al., 2009, 2004)</w:t>
      </w:r>
      <w:r w:rsidR="00726A7A" w:rsidRPr="00703BBA">
        <w:fldChar w:fldCharType="end"/>
      </w:r>
      <w:r w:rsidR="00726A7A" w:rsidRPr="00703BBA">
        <w:t>.</w:t>
      </w:r>
      <w:r w:rsidR="00726A7A">
        <w:t xml:space="preserve"> </w:t>
      </w:r>
      <w:r>
        <w:t>Current</w:t>
      </w:r>
      <w:r w:rsidR="00BF0C15">
        <w:t>ly, coral</w:t>
      </w:r>
      <w:r>
        <w:t xml:space="preserve"> conservation planning is done with estimations of pollutant discharge and distance-based plume models </w:t>
      </w:r>
      <w:r>
        <w:fldChar w:fldCharType="begin" w:fldLock="1"/>
      </w:r>
      <w:r w:rsidR="00463BA1">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"id" : "ITEM-2", "itemData" : { "author" : [ { "dropping-particle" : "", "family" : "Doheny", "given" : "Brandon", "non-dropping-particle" : "", "parse-names" : false, "suffix" : "" }, { "dropping-particle" : "", "family" : "Maher", "given" : "Katy", "non-dropping-particle" : "", "parse-names" : false, "suffix" : "" }, { "dropping-particle" : "", "family" : "Minks", "given" : "Andrew", "non-dropping-particle" : "", "parse-names" : false, "suffix" : "" }, { "dropping-particle" : "", "family" : "Rude", "given" : "Jeremy", "non-dropping-particle" : "", "parse-names" : false, "suffix" : "" }, { "dropping-particle" : "", "family" : "Tyner, MarleneDunne", "given" : "Thomas", "non-dropping-particle" : "", "parse-names" : false, "suffix" : "" } ], "id" : "ITEM-2", "issued" : { "date-parts" : [ [ "2013" ] ] }, "publisher" : "University of California, Santa Barbara", "title" : "Ridge to Reef: Land Use, Sedimentation, and Marine Resource Vulnerability in Raja Ampat, Indonesia", "type" : "thesis" }, "uris" : [ "http://www.mendeley.com/documents/?uuid=a82d11f4-13c7-49cd-8366-638448283a60" ] } ], "mendeley" : { "previouslyFormattedCitation" : "(Doheny et al., 2013; Klein et al., 2012)" }, "properties" : { "noteIndex" : 0 }, "schema" : "https://github.com/citation-style-language/schema/raw/master/csl-citation.json" }</w:instrText>
      </w:r>
      <w:r>
        <w:fldChar w:fldCharType="separate"/>
      </w:r>
      <w:r w:rsidR="000218B4" w:rsidRPr="000218B4">
        <w:rPr>
          <w:noProof/>
        </w:rPr>
        <w:t>(Doheny et al., 2013; Klein et al., 2012)</w:t>
      </w:r>
      <w:r>
        <w:fldChar w:fldCharType="end"/>
      </w:r>
      <w:r w:rsidR="000218B4">
        <w:t>,</w:t>
      </w:r>
      <w:r>
        <w:t xml:space="preserve"> but </w:t>
      </w:r>
      <w:r w:rsidR="000218B4">
        <w:t>studies</w:t>
      </w:r>
      <w:r>
        <w:t xml:space="preserve"> in Hanalei Bay showed that </w:t>
      </w:r>
      <w:r w:rsidR="00A17CA4">
        <w:t>fringing-reef environments are characterized by</w:t>
      </w:r>
      <w:r>
        <w:t xml:space="preserve"> heterogeneous waves and currents over relatively small (hundreds of meters) spatial scales, unlike linear sandy shorelines </w:t>
      </w:r>
      <w:r>
        <w:fldChar w:fldCharType="begin" w:fldLock="1"/>
      </w:r>
      <w:r w:rsidR="00463BA1">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00532115" w:rsidRPr="00532115">
        <w:rPr>
          <w:noProof/>
        </w:rPr>
        <w:t>(Hoeke et al., 2011; Storlazzi et al., 2009)</w:t>
      </w:r>
      <w:r>
        <w:fldChar w:fldCharType="end"/>
      </w:r>
      <w:r>
        <w:t xml:space="preserve">. </w:t>
      </w:r>
      <w:r w:rsidR="000218B4" w:rsidRPr="00703BBA">
        <w:t>Understanding the</w:t>
      </w:r>
      <w:r w:rsidR="00BF0C15">
        <w:t xml:space="preserve"> velocities</w:t>
      </w:r>
      <w:r w:rsidR="000218B4" w:rsidRPr="00703BBA">
        <w:t xml:space="preserve"> and </w:t>
      </w:r>
      <w:r w:rsidR="000218B4">
        <w:t>residence time of water</w:t>
      </w:r>
      <w:r w:rsidR="000218B4" w:rsidRPr="00703BBA">
        <w:t xml:space="preserve"> over the reef flat is critical for understanding spatial and temporal patterns of sediment</w:t>
      </w:r>
      <w:r w:rsidR="000218B4">
        <w:t xml:space="preserve"> accumul</w:t>
      </w:r>
      <w:r w:rsidR="000218B4" w:rsidRPr="00703BBA">
        <w:t>ation</w:t>
      </w:r>
      <w:r w:rsidR="000218B4">
        <w:t xml:space="preserve"> that influence reef health</w:t>
      </w:r>
      <w:r w:rsidR="000218B4" w:rsidRPr="00703BBA">
        <w:t>.</w:t>
      </w:r>
    </w:p>
    <w:p w14:paraId="137E820B" w14:textId="722C95CD" w:rsidR="00806C21" w:rsidRDefault="00806C21" w:rsidP="005009D9">
      <w:pPr>
        <w:ind w:firstLine="576"/>
      </w:pPr>
      <w:r>
        <w:t xml:space="preserve">Studies in various coral reef environments adjacent steep, volcanic islands have shown current </w:t>
      </w:r>
      <w:r w:rsidR="00726A7A">
        <w:t>velocities</w:t>
      </w:r>
      <w:r>
        <w:t xml:space="preserve"> and </w:t>
      </w:r>
      <w:r w:rsidR="00726A7A">
        <w:t xml:space="preserve">water </w:t>
      </w:r>
      <w:r>
        <w:t xml:space="preserve">residence times over reef flats are controlled by wave, wind, and tidal forcing, depending on the orientation and morphology of the reef, relative to the prevailing wave, wind, and tidal climates </w:t>
      </w:r>
      <w:r>
        <w:fldChar w:fldCharType="begin" w:fldLock="1"/>
      </w:r>
      <w:r w:rsidR="00463BA1">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"id" : "ITEM-4",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"ITEM-4",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"ITEM-5", "itemData" : { "ISBN" : "0272-7714", "author" : [ { "dropping-particle" : "", "family" : "Storlazzi", "given" : "Curt D.", "non-dropping-particle" : "", "parse-names" : false, "suffix" : "" }, { "dropping-particle" : "", "family" : "Jaffe", "given" : "B E", "non-dropping-particle" : "", "parse-names" : false, "suffix" : "" } ], "container-title" : "Estuarine, Coastal and Shelf Science", "id" : "ITEM-5", "issue" : "4", "issued" : { "date-parts" : [ [ "2008" ] ] }, "page" : "549-564", "title" : "The relative contribution of processes driving variability in flow, shear, and turbidity over a fringing coral reef: West Maui, Hawaii", "type" : "article-journal", "volume" : "77" }, "uris" : [ "http://www.mendeley.com/documents/?uuid=897ca215-6e2c-4402-8314-b0e5496e039e" ] } ], "mendeley" : { "previouslyFormattedCitation" : "(Hench et al., 2008; Hoeke et al., 2011; Presto et al., 2006; Storlazzi and Jaffe, 2008; Storlazzi et al., 2004)" }, "properties" : { "noteIndex" : 0 }, "schema" : "https://github.com/citation-style-language/schema/raw/master/csl-citation.json" }</w:instrText>
      </w:r>
      <w:r>
        <w:fldChar w:fldCharType="separate"/>
      </w:r>
      <w:r w:rsidR="00532115" w:rsidRPr="00532115">
        <w:rPr>
          <w:noProof/>
        </w:rPr>
        <w:t>(Hench et al., 2008; Hoeke et al., 2011; Presto et al., 2006; Storlazzi and Jaffe, 2008; Storlazzi et al., 2004)</w:t>
      </w:r>
      <w:r>
        <w:fldChar w:fldCharType="end"/>
      </w:r>
      <w:r>
        <w:t xml:space="preserve">. Buoyancy forcing from hypopycnal river floods is generally ignored or considered inconsequential due to their rarity and short duration relative to other forcings </w:t>
      </w:r>
      <w:r>
        <w:fldChar w:fldCharType="begin" w:fldLock="1"/>
      </w:r>
      <w:r w:rsidR="00463BA1">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w:t>
      </w:r>
      <w:r w:rsidR="00726A7A">
        <w:t>velocities</w:t>
      </w:r>
      <w:r>
        <w:t xml:space="preserve"> over reefs exposed to remotely-generated groundswells are generally dominated by wave forcing </w:t>
      </w:r>
      <w:r>
        <w:fldChar w:fldCharType="begin" w:fldLock="1"/>
      </w:r>
      <w:r w:rsidR="00463BA1">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xml:space="preserve">, whereas wind forcing is dominant over reefs protected from groundswells </w:t>
      </w:r>
      <w:r>
        <w:fldChar w:fldCharType="begin" w:fldLock="1"/>
      </w:r>
      <w:r w:rsidR="00463BA1">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"(Presto et al., 2006; Storlazzi et al., 2004)" }, "properties" : { "noteIndex" : 0 }, "schema" : "https://github.com/citation-style-language/schema/raw/master/csl-citation.json" }</w:instrText>
      </w:r>
      <w:r>
        <w:fldChar w:fldCharType="separate"/>
      </w:r>
      <w:r w:rsidRPr="00C62CC7">
        <w:rPr>
          <w:noProof/>
        </w:rPr>
        <w:t>(Presto et al., 2006; Storlazzi et al., 2004)</w:t>
      </w:r>
      <w:r>
        <w:fldChar w:fldCharType="end"/>
      </w:r>
      <w:r>
        <w:t>. Tidal forcing is considered minor in microtidal environments, however, tidal elevation modulates both</w:t>
      </w:r>
      <w:r w:rsidR="00A17CA4">
        <w:t xml:space="preserve"> wave- and wind-driven currents</w:t>
      </w:r>
      <w:r>
        <w:t xml:space="preserve"> by controlling the propagation of wave energy over the reef crest, and by regulating water depth for wind-driven surface wave development </w:t>
      </w:r>
      <w:r>
        <w:fldChar w:fldCharType="begin" w:fldLock="1"/>
      </w:r>
      <w:r w:rsidR="00463BA1">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w:t>
      </w:r>
    </w:p>
    <w:p w14:paraId="21695551" w14:textId="1AFEE138" w:rsidR="005F3D76" w:rsidRDefault="00806C21" w:rsidP="005F3D76">
      <w:pPr>
        <w:ind w:firstLine="709"/>
      </w:pPr>
      <w:r w:rsidRPr="00703BBA">
        <w:t xml:space="preserve">Little data on current circulation around Tutuila is available, and almost no data on circulation over the reef flat has been collected </w:t>
      </w:r>
      <w:r w:rsidRPr="00703BBA">
        <w:fldChar w:fldCharType="begin" w:fldLock="1"/>
      </w:r>
      <w:r w:rsidR="00463BA1">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00532115" w:rsidRPr="00532115">
        <w:rPr>
          <w:noProof/>
        </w:rPr>
        <w:t>(CH2M HILL, 1984; Jacob et al., 2012; Wiles et al., 2012)</w:t>
      </w:r>
      <w:r w:rsidRPr="00703BBA">
        <w:fldChar w:fldCharType="end"/>
      </w:r>
      <w:r w:rsidRPr="00703BBA">
        <w:t xml:space="preserve">. </w:t>
      </w:r>
      <w:r w:rsidRPr="00703BBA">
        <w:fldChar w:fldCharType="begin" w:fldLock="1"/>
      </w:r>
      <w:r w:rsidR="00463BA1">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w:t>
      </w:r>
      <w:r w:rsidR="005F3D76" w:rsidRPr="00703BBA">
        <w:t xml:space="preserve">While </w:t>
      </w:r>
      <w:r w:rsidR="005F3D76" w:rsidRPr="00703BBA">
        <w:fldChar w:fldCharType="begin" w:fldLock="1"/>
      </w:r>
      <w:r w:rsidR="00463BA1">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005F3D76" w:rsidRPr="00703BBA">
        <w:fldChar w:fldCharType="separate"/>
      </w:r>
      <w:r w:rsidR="005F3D76" w:rsidRPr="00703BBA">
        <w:rPr>
          <w:noProof/>
        </w:rPr>
        <w:t>Vetter (2013)</w:t>
      </w:r>
      <w:r w:rsidR="005F3D76" w:rsidRPr="00703BBA">
        <w:fldChar w:fldCharType="end"/>
      </w:r>
      <w:r w:rsidR="005F3D76" w:rsidRPr="00703BBA">
        <w:t xml:space="preserve"> used wave/tide data and current speed in the main channel to calculate flushing time, those calculations are highly dependent </w:t>
      </w:r>
      <w:r w:rsidR="005F3D76">
        <w:t>on bathymetric</w:t>
      </w:r>
      <w:r w:rsidR="00ED0D22">
        <w:t xml:space="preserve"> data which are</w:t>
      </w:r>
      <w:r w:rsidR="005F3D76" w:rsidRPr="00703BBA">
        <w:t xml:space="preserve"> not well verified</w:t>
      </w:r>
      <w:r w:rsidR="00A17CA4">
        <w:t>,</w:t>
      </w:r>
      <w:r w:rsidR="00ED0D22">
        <w:t xml:space="preserve"> and do not provide information on the spatial variation of flow velocities</w:t>
      </w:r>
      <w:r w:rsidR="005F3D76" w:rsidRPr="00703BBA">
        <w:t xml:space="preserve">. Since it is known that residence time of water, in addition to water quality, is a strong control on coral health, it is desirable to characterize spatially distributed residence times in relation </w:t>
      </w:r>
      <w:r w:rsidR="005F3D76">
        <w:t>to wave, wind, and tide forcing</w:t>
      </w:r>
      <w:r w:rsidR="005F3D76" w:rsidRPr="00703BBA">
        <w:t xml:space="preserve">. </w:t>
      </w:r>
    </w:p>
    <w:p w14:paraId="523DA112" w14:textId="77777777" w:rsidR="00806C21" w:rsidRDefault="00806C21" w:rsidP="00A17CA4">
      <w:pPr>
        <w:ind w:firstLine="360"/>
      </w:pPr>
      <w:bookmarkStart w:id="26" w:name="_Toc389207919"/>
      <w:r>
        <w:t>The research questions for this paper are:</w:t>
      </w:r>
    </w:p>
    <w:p w14:paraId="2159125F" w14:textId="77777777" w:rsidR="00806C21" w:rsidRDefault="00806C21" w:rsidP="005009D9">
      <w:pPr>
        <w:pStyle w:val="ListParagraph"/>
        <w:numPr>
          <w:ilvl w:val="0"/>
          <w:numId w:val="29"/>
        </w:numPr>
      </w:pPr>
      <w:bookmarkStart w:id="27" w:name="_Toc389207920"/>
      <w:bookmarkEnd w:id="26"/>
      <w:commentRangeStart w:id="28"/>
      <w:r w:rsidRPr="00703BBA">
        <w:t>What is the residence time of ocean water over the northern and southern reef flats</w:t>
      </w:r>
      <w:commentRangeEnd w:id="28"/>
      <w:r>
        <w:rPr>
          <w:rStyle w:val="CommentReference"/>
        </w:rPr>
        <w:commentReference w:id="28"/>
      </w:r>
      <w:r w:rsidRPr="00703BBA">
        <w:t>?</w:t>
      </w:r>
      <w:bookmarkEnd w:id="27"/>
      <w:r w:rsidRPr="00864DE9">
        <w:t xml:space="preserve"> </w:t>
      </w:r>
    </w:p>
    <w:p w14:paraId="71229063" w14:textId="77777777" w:rsidR="00806C21" w:rsidRDefault="00806C21" w:rsidP="005009D9">
      <w:pPr>
        <w:pStyle w:val="ListParagraph"/>
        <w:numPr>
          <w:ilvl w:val="0"/>
          <w:numId w:val="29"/>
        </w:numPr>
      </w:pPr>
      <w:r>
        <w:t>How are</w:t>
      </w:r>
      <w:r w:rsidRPr="00703BBA">
        <w:t xml:space="preserve"> current </w:t>
      </w:r>
      <w:r>
        <w:t>velocity and residence time</w:t>
      </w:r>
      <w:r w:rsidRPr="00703BBA">
        <w:t xml:space="preserve"> a</w:t>
      </w:r>
      <w:r>
        <w:t>ffected by wave-, wind-, and tidal-forcing</w:t>
      </w:r>
      <w:r w:rsidRPr="00703BBA">
        <w:t>?</w:t>
      </w:r>
    </w:p>
    <w:p w14:paraId="560A29EA" w14:textId="77777777" w:rsidR="00806C21" w:rsidRDefault="00806C21" w:rsidP="00BB5B8E">
      <w:pPr>
        <w:pStyle w:val="Heading2"/>
        <w:numPr>
          <w:ilvl w:val="0"/>
          <w:numId w:val="0"/>
        </w:numPr>
        <w:rPr>
          <w:rFonts w:asciiTheme="minorHAnsi" w:hAnsiTheme="minorHAnsi"/>
        </w:rPr>
      </w:pPr>
      <w:r w:rsidRPr="00864DE9">
        <w:rPr>
          <w:rFonts w:asciiTheme="minorHAnsi" w:hAnsiTheme="minorHAnsi"/>
        </w:rPr>
        <w:lastRenderedPageBreak/>
        <w:t>Study Site</w:t>
      </w:r>
    </w:p>
    <w:p w14:paraId="3CD2D20A" w14:textId="148F3027" w:rsidR="00806C21" w:rsidRDefault="00A17CA4" w:rsidP="00A17CA4">
      <w:pPr>
        <w:ind w:firstLine="720"/>
      </w:pPr>
      <w:r>
        <w:t xml:space="preserve">Faga’alu Bay </w:t>
      </w:r>
      <w:r w:rsidR="00806C21" w:rsidRPr="00703BBA">
        <w:t>is a V-shaped, reef-fringed embayment at the mouth of a small, steep-sided watershed (2.48 km</w:t>
      </w:r>
      <w:r w:rsidR="00806C21" w:rsidRPr="00703BBA">
        <w:rPr>
          <w:vertAlign w:val="superscript"/>
        </w:rPr>
        <w:t>2</w:t>
      </w:r>
      <w:r w:rsidR="005D398C">
        <w:t>)</w:t>
      </w:r>
      <w:r w:rsidR="00806C21" w:rsidRPr="00703BBA">
        <w:t xml:space="preserve">. An anthropogenically altered, vertical-walled, 10-20m deep </w:t>
      </w:r>
      <w:r w:rsidR="00806C21">
        <w:t xml:space="preserve">paleo-stream </w:t>
      </w:r>
      <w:r w:rsidR="00806C21" w:rsidRPr="00703BBA">
        <w:t xml:space="preserve">channel extends from the mouth of Faga’alu Stream </w:t>
      </w:r>
      <w:r w:rsidR="00806C21">
        <w:t xml:space="preserve">eastward </w:t>
      </w:r>
      <w:r w:rsidR="008925BA">
        <w:t>to Pago Pago Bay, dividing</w:t>
      </w:r>
      <w:r w:rsidR="0091418E">
        <w:t xml:space="preserve"> the reef into a larger s</w:t>
      </w:r>
      <w:r w:rsidR="00806C21" w:rsidRPr="00703BBA">
        <w:t>outhern and a smaller</w:t>
      </w:r>
      <w:r w:rsidR="0091418E">
        <w:t xml:space="preserve"> n</w:t>
      </w:r>
      <w:r w:rsidR="00806C21" w:rsidRPr="00703BBA">
        <w:t xml:space="preserve">orthern section. A microtidal regime </w:t>
      </w:r>
      <w:r w:rsidR="008925BA">
        <w:t xml:space="preserve">(0-1m) </w:t>
      </w:r>
      <w:r w:rsidR="00806C21" w:rsidRPr="00703BBA">
        <w:t>varies semi-diurnally, exposing parts of the shallow reef</w:t>
      </w:r>
      <w:r w:rsidR="006E5BC5">
        <w:t>. C</w:t>
      </w:r>
      <w:r w:rsidR="008925BA" w:rsidRPr="00703BBA">
        <w:t>ross-reef transfer of water and wave energy is strongly dependent on the tidal sta</w:t>
      </w:r>
      <w:r w:rsidR="00167F24">
        <w:t xml:space="preserve">ge and wave setup. </w:t>
      </w:r>
      <w:r w:rsidR="008925BA">
        <w:t>S</w:t>
      </w:r>
      <w:r w:rsidR="00806C21" w:rsidRPr="00703BBA">
        <w:t xml:space="preserve">urrounding high topography blocks wet-season </w:t>
      </w:r>
      <w:r w:rsidR="008925BA">
        <w:t>northerly winds (October-April)</w:t>
      </w:r>
      <w:r w:rsidR="00806C21" w:rsidRPr="00703BBA">
        <w:t xml:space="preserve"> but the bay is exposed to dry-season southeasterly trade</w:t>
      </w:r>
      <w:r w:rsidR="00167F24">
        <w:t xml:space="preserve"> </w:t>
      </w:r>
      <w:r w:rsidR="00806C21" w:rsidRPr="00703BBA">
        <w:t xml:space="preserve">winds and accompanying </w:t>
      </w:r>
      <w:r w:rsidR="00806C21">
        <w:t xml:space="preserve">short-period wind waves </w:t>
      </w:r>
      <w:r w:rsidR="00806C21" w:rsidRPr="00703BBA">
        <w:t xml:space="preserve">(May-September). Faga’alu is </w:t>
      </w:r>
      <w:r w:rsidR="00167F24">
        <w:t xml:space="preserve">exposed </w:t>
      </w:r>
      <w:r w:rsidR="00806C21" w:rsidRPr="00703BBA">
        <w:t>to a narrow window of swell directions (S-SE)</w:t>
      </w:r>
      <w:r w:rsidR="00167F24">
        <w:t>,</w:t>
      </w:r>
      <w:r w:rsidR="00806C21" w:rsidRPr="00703BBA">
        <w:t xml:space="preserve"> and swells approaching from a southerly angle refract to the west to break directly on the reef, reducing the energy of breaking waves. </w:t>
      </w:r>
      <w:r w:rsidR="008925BA">
        <w:t>S</w:t>
      </w:r>
      <w:r w:rsidR="00806C21">
        <w:t>ignificant wave height</w:t>
      </w:r>
      <w:r w:rsidR="00806C21" w:rsidRPr="00703BBA">
        <w:t xml:space="preserve"> (H</w:t>
      </w:r>
      <w:r w:rsidR="00806C21" w:rsidRPr="00703BBA">
        <w:rPr>
          <w:vertAlign w:val="subscript"/>
        </w:rPr>
        <w:t>s</w:t>
      </w:r>
      <w:r w:rsidR="00806C21" w:rsidRPr="00703BBA">
        <w:t>) from southerly and southeasterly directions are generally less than 2.5m and rarely exceed 3m. Wave periods (T</w:t>
      </w:r>
      <w:r w:rsidR="00806C21" w:rsidRPr="00703BBA">
        <w:rPr>
          <w:vertAlign w:val="subscript"/>
        </w:rPr>
        <w:t>p</w:t>
      </w:r>
      <w:r w:rsidR="00806C21">
        <w:t>) are generally about 9 s or less, rarely exceed 13 s</w:t>
      </w:r>
      <w:r>
        <w:t>,</w:t>
      </w:r>
      <w:r w:rsidR="00806C21">
        <w:t xml:space="preserve"> but occasionally reach 25 s</w:t>
      </w:r>
      <w:r w:rsidR="00806C21" w:rsidRPr="00703BBA">
        <w:t xml:space="preserve"> </w:t>
      </w:r>
      <w:r w:rsidR="00806C21" w:rsidRPr="00703BBA">
        <w:fldChar w:fldCharType="begin" w:fldLock="1"/>
      </w:r>
      <w:r w:rsidR="00463BA1">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00806C21" w:rsidRPr="00703BBA">
        <w:fldChar w:fldCharType="separate"/>
      </w:r>
      <w:r w:rsidR="00532115" w:rsidRPr="00532115">
        <w:rPr>
          <w:noProof/>
        </w:rPr>
        <w:t>(Thompson and Demirbilek, 2002)</w:t>
      </w:r>
      <w:r w:rsidR="00806C21" w:rsidRPr="00703BBA">
        <w:fldChar w:fldCharType="end"/>
      </w:r>
      <w:r w:rsidR="00806C21" w:rsidRPr="00703BBA">
        <w:t>.</w:t>
      </w:r>
    </w:p>
    <w:p w14:paraId="622EBA1E" w14:textId="77777777" w:rsidR="00ED773E" w:rsidRDefault="00806C21">
      <w:pPr>
        <w:ind w:firstLine="720"/>
      </w:pPr>
      <w:r w:rsidRPr="00703BBA">
        <w:t xml:space="preserve"> </w:t>
      </w:r>
      <w:r w:rsidR="00C32678" w:rsidRPr="00703BBA">
        <w:rPr>
          <w:noProof/>
        </w:rPr>
        <w:drawing>
          <wp:inline distT="0" distB="0" distL="0" distR="0" wp14:anchorId="144410D8" wp14:editId="1246EFBC">
            <wp:extent cx="4438650" cy="3305175"/>
            <wp:effectExtent l="57150" t="57150" r="114300" b="123825"/>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2144" cy="3322669"/>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14:paraId="03645AA4" w14:textId="67BEAE1B" w:rsidR="00A17CA4" w:rsidRPr="009624FC" w:rsidRDefault="00A17CA4" w:rsidP="00A17CA4">
      <w:pPr>
        <w:pStyle w:val="Caption"/>
      </w:pPr>
      <w:bookmarkStart w:id="29" w:name="_Ref387316245"/>
      <w:bookmarkStart w:id="30" w:name="_Ref387317259"/>
      <w:r w:rsidRPr="00703BBA">
        <w:t xml:space="preserve">Figure </w:t>
      </w:r>
      <w:fldSimple w:instr=" SEQ Figure \* ARABIC ">
        <w:r w:rsidR="000544B2">
          <w:rPr>
            <w:noProof/>
          </w:rPr>
          <w:t>2</w:t>
        </w:r>
      </w:fldSimple>
      <w:bookmarkEnd w:id="29"/>
      <w:r w:rsidRPr="00703BBA">
        <w:t xml:space="preserve">. </w:t>
      </w:r>
      <w:r>
        <w:t>Data collection locations in</w:t>
      </w:r>
      <w:r w:rsidRPr="00703BBA">
        <w:t xml:space="preserve"> Faga'alu Bay</w:t>
      </w:r>
      <w:bookmarkEnd w:id="30"/>
      <w:r>
        <w:t xml:space="preserve">. </w:t>
      </w:r>
    </w:p>
    <w:p w14:paraId="03BDEE2E" w14:textId="77777777" w:rsidR="00806C21" w:rsidRPr="008A3FF6" w:rsidRDefault="00806C21" w:rsidP="00BB5B8E">
      <w:pPr>
        <w:pStyle w:val="Heading2"/>
        <w:numPr>
          <w:ilvl w:val="0"/>
          <w:numId w:val="0"/>
        </w:numPr>
        <w:rPr>
          <w:rFonts w:asciiTheme="minorHAnsi" w:hAnsiTheme="minorHAnsi"/>
        </w:rPr>
      </w:pPr>
      <w:bookmarkStart w:id="31" w:name="_Toc389207922"/>
      <w:r w:rsidRPr="00703BBA">
        <w:rPr>
          <w:rFonts w:asciiTheme="minorHAnsi" w:hAnsiTheme="minorHAnsi"/>
        </w:rPr>
        <w:t>Methods</w:t>
      </w:r>
      <w:bookmarkEnd w:id="31"/>
    </w:p>
    <w:p w14:paraId="652137F0" w14:textId="77777777" w:rsidR="00661EE4" w:rsidRPr="0039795F" w:rsidRDefault="00661EE4" w:rsidP="00661EE4">
      <w:pPr>
        <w:pStyle w:val="Heading3"/>
        <w:rPr>
          <w:b/>
        </w:rPr>
      </w:pPr>
      <w:r w:rsidRPr="0039795F">
        <w:t>Combining Eulerian and Lagrangian measurements</w:t>
      </w:r>
    </w:p>
    <w:p w14:paraId="4E44D16F" w14:textId="3A58E4C9" w:rsidR="00806C21" w:rsidRPr="00661EE4" w:rsidRDefault="00D114C4" w:rsidP="00661EE4">
      <w:pPr>
        <w:ind w:firstLine="709"/>
        <w:rPr>
          <w:b/>
        </w:rPr>
      </w:pPr>
      <w:r>
        <w:t>A</w:t>
      </w:r>
      <w:r w:rsidRPr="00703BBA">
        <w:t xml:space="preserve"> combination of </w:t>
      </w:r>
      <w:r>
        <w:t>Euleria</w:t>
      </w:r>
      <w:r w:rsidR="006E5BC5">
        <w:t>n and Lagrangian measurements will be</w:t>
      </w:r>
      <w:r w:rsidRPr="00703BBA">
        <w:t xml:space="preserve"> used </w:t>
      </w:r>
      <w:r>
        <w:t>to</w:t>
      </w:r>
      <w:r w:rsidR="00806C21" w:rsidRPr="00703BBA">
        <w:t xml:space="preserve"> characterize </w:t>
      </w:r>
      <w:r>
        <w:t>spatially distributed flow velocities and residence time</w:t>
      </w:r>
      <w:r w:rsidRPr="00D114C4">
        <w:t xml:space="preserve"> </w:t>
      </w:r>
      <w:r>
        <w:t xml:space="preserve">of water </w:t>
      </w:r>
      <w:r w:rsidRPr="00703BBA">
        <w:t>over the reef flat</w:t>
      </w:r>
      <w:r w:rsidRPr="00D114C4">
        <w:t xml:space="preserve"> </w:t>
      </w:r>
      <w:r w:rsidRPr="00703BBA">
        <w:t>in Faga’alu Bay</w:t>
      </w:r>
      <w:r w:rsidR="00806C21" w:rsidRPr="00703BBA">
        <w:t xml:space="preserve">, and </w:t>
      </w:r>
      <w:r w:rsidR="00806C21">
        <w:t xml:space="preserve">to </w:t>
      </w:r>
      <w:r w:rsidR="00806C21" w:rsidRPr="00703BBA">
        <w:t>determine the</w:t>
      </w:r>
      <w:r>
        <w:t>ir</w:t>
      </w:r>
      <w:r w:rsidR="00806C21" w:rsidRPr="00703BBA">
        <w:t xml:space="preserve"> relationship </w:t>
      </w:r>
      <w:r>
        <w:t>with</w:t>
      </w:r>
      <w:r w:rsidR="00806C21" w:rsidRPr="00703BBA">
        <w:t xml:space="preserve"> </w:t>
      </w:r>
      <w:r w:rsidR="00ED0D22">
        <w:t xml:space="preserve">wave-, </w:t>
      </w:r>
      <w:r w:rsidR="00806C21">
        <w:t>wind-</w:t>
      </w:r>
      <w:r w:rsidR="00ED0D22">
        <w:t>, and tidal-</w:t>
      </w:r>
      <w:r>
        <w:t>forcing</w:t>
      </w:r>
      <w:r w:rsidR="00806C21" w:rsidRPr="00703BBA">
        <w:t>.</w:t>
      </w:r>
      <w:r w:rsidR="00806C21" w:rsidRPr="00452899">
        <w:rPr>
          <w:color w:val="000000" w:themeColor="text1"/>
        </w:rPr>
        <w:t xml:space="preserve"> </w:t>
      </w:r>
      <w:r w:rsidR="00806C21">
        <w:t>C</w:t>
      </w:r>
      <w:r w:rsidR="00806C21" w:rsidRPr="00703BBA">
        <w:t>ollecting high spat</w:t>
      </w:r>
      <w:r w:rsidR="00806C21">
        <w:t xml:space="preserve">ial resolution data of </w:t>
      </w:r>
      <w:r w:rsidR="00806C21" w:rsidRPr="00703BBA">
        <w:t xml:space="preserve">hydrodynamic processes </w:t>
      </w:r>
      <w:r w:rsidR="00806C21">
        <w:t xml:space="preserve">using strictly Eulerian methods </w:t>
      </w:r>
      <w:r w:rsidR="00806C21" w:rsidRPr="00703BBA">
        <w:t xml:space="preserve">is </w:t>
      </w:r>
      <w:r w:rsidR="00806C21">
        <w:t xml:space="preserve">expensive and </w:t>
      </w:r>
      <w:r w:rsidR="00806C21" w:rsidRPr="00703BBA">
        <w:t xml:space="preserve">logistically difficult </w:t>
      </w:r>
      <w:r w:rsidR="00806C21">
        <w:fldChar w:fldCharType="begin" w:fldLock="1"/>
      </w:r>
      <w:r w:rsidR="00463BA1">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"(Storlazzi et al., 2006b, 2004)" }, "properties" : { "noteIndex" : 0 }, "schema" : "https://github.com/citation-style-language/schema/raw/master/csl-citation.json" }</w:instrText>
      </w:r>
      <w:r w:rsidR="00806C21">
        <w:fldChar w:fldCharType="separate"/>
      </w:r>
      <w:r w:rsidR="00532115" w:rsidRPr="00532115">
        <w:rPr>
          <w:noProof/>
        </w:rPr>
        <w:t>(Storlazzi et al., 2006b, 2004)</w:t>
      </w:r>
      <w:r w:rsidR="00806C21">
        <w:fldChar w:fldCharType="end"/>
      </w:r>
      <w:r w:rsidR="00661EE4">
        <w:t>, so L</w:t>
      </w:r>
      <w:r w:rsidR="00806C21">
        <w:t>agrangian method</w:t>
      </w:r>
      <w:r w:rsidR="00E959A2">
        <w:t>s</w:t>
      </w:r>
      <w:r>
        <w:t>,</w:t>
      </w:r>
      <w:r w:rsidR="00E959A2">
        <w:t xml:space="preserve"> including GPS-logg</w:t>
      </w:r>
      <w:r w:rsidR="00806C21">
        <w:t>ing drifters</w:t>
      </w:r>
      <w:r w:rsidR="00661EE4">
        <w:t>,</w:t>
      </w:r>
      <w:r w:rsidR="00661EE4" w:rsidRPr="00661EE4">
        <w:t xml:space="preserve"> </w:t>
      </w:r>
      <w:r w:rsidR="006E5BC5">
        <w:t>will be</w:t>
      </w:r>
      <w:r w:rsidR="00ED0D22">
        <w:t xml:space="preserve"> used to</w:t>
      </w:r>
      <w:r w:rsidR="00661EE4" w:rsidRPr="00661EE4">
        <w:t xml:space="preserve"> </w:t>
      </w:r>
      <w:r w:rsidR="00ED0D22">
        <w:t>map and</w:t>
      </w:r>
      <w:r w:rsidR="00661EE4">
        <w:t xml:space="preserve"> compare </w:t>
      </w:r>
      <w:r w:rsidR="00ED0D22">
        <w:t>flow velocities with</w:t>
      </w:r>
      <w:r w:rsidR="00661EE4">
        <w:t xml:space="preserve"> Eulerian </w:t>
      </w:r>
      <w:r w:rsidR="00ED0D22">
        <w:t>measurements</w:t>
      </w:r>
      <w:r w:rsidR="00661EE4">
        <w:t xml:space="preserve"> </w:t>
      </w:r>
      <w:r w:rsidR="00661EE4">
        <w:fldChar w:fldCharType="begin" w:fldLock="1"/>
      </w:r>
      <w:r w:rsidR="00463BA1">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2004; Wyatt et al., 2012)" }, "properties" : { "noteIndex" : 0 }, "schema" : "https://github.com/citation-style-language/schema/raw/master/csl-citation.json" }</w:instrText>
      </w:r>
      <w:r w:rsidR="00661EE4">
        <w:fldChar w:fldCharType="separate"/>
      </w:r>
      <w:r w:rsidR="00661EE4" w:rsidRPr="00532115">
        <w:rPr>
          <w:noProof/>
        </w:rPr>
        <w:t>(Storlazzi et al., 2006a, 2004; Wyatt et al., 2012)</w:t>
      </w:r>
      <w:r w:rsidR="00661EE4">
        <w:fldChar w:fldCharType="end"/>
      </w:r>
      <w:r w:rsidR="00661EE4">
        <w:t xml:space="preserve">. </w:t>
      </w:r>
      <w:r w:rsidR="00ED0D22">
        <w:lastRenderedPageBreak/>
        <w:t>Studies of</w:t>
      </w:r>
      <w:r w:rsidR="00806C21">
        <w:t xml:space="preserve"> rip currents in</w:t>
      </w:r>
      <w:r w:rsidR="00661EE4">
        <w:t xml:space="preserve"> linear, sandy</w:t>
      </w:r>
      <w:r w:rsidR="00806C21">
        <w:t xml:space="preserve"> surf zones have</w:t>
      </w:r>
      <w:r w:rsidR="00ED0D22">
        <w:t xml:space="preserve"> used large numbers of GPS-logging drifters </w:t>
      </w:r>
      <w:r w:rsidR="00806C21">
        <w:t>to capture synoptic measurements of small-scale</w:t>
      </w:r>
      <w:r w:rsidR="00ED0D22">
        <w:t xml:space="preserve"> flow structures and patterns</w:t>
      </w:r>
      <w:r w:rsidR="00806C21">
        <w:t xml:space="preserve"> </w:t>
      </w:r>
      <w:r w:rsidR="00806C21">
        <w:fldChar w:fldCharType="begin" w:fldLock="1"/>
      </w:r>
      <w:r w:rsidR="00463BA1">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rsidR="00806C21">
        <w:fldChar w:fldCharType="separate"/>
      </w:r>
      <w:r w:rsidR="00806C21" w:rsidRPr="00E25FC7">
        <w:rPr>
          <w:noProof/>
        </w:rPr>
        <w:t>(Johnson et al., 2003; MacMahan et al., 2010)</w:t>
      </w:r>
      <w:r w:rsidR="00806C21">
        <w:fldChar w:fldCharType="end"/>
      </w:r>
      <w:r w:rsidR="00661EE4">
        <w:t>, but this approach</w:t>
      </w:r>
      <w:r w:rsidR="00806C21">
        <w:t xml:space="preserve"> has not been attempted in a shallow reef environment. </w:t>
      </w:r>
    </w:p>
    <w:p w14:paraId="06248655" w14:textId="6561A3B0" w:rsidR="00806C21" w:rsidRDefault="00661EE4" w:rsidP="006E5BC5">
      <w:pPr>
        <w:ind w:firstLine="709"/>
      </w:pPr>
      <w:r>
        <w:t>Compared to Eulerian methods, d</w:t>
      </w:r>
      <w:r w:rsidR="00806C21">
        <w:t xml:space="preserve">rifter studies in nearshore environments are typically limited in number of </w:t>
      </w:r>
      <w:r>
        <w:t>observations</w:t>
      </w:r>
      <w:r w:rsidR="00806C21">
        <w:t xml:space="preserve"> and/or the range of oceanic and meteorological </w:t>
      </w:r>
      <w:r w:rsidR="008E64DF">
        <w:t xml:space="preserve">forcing </w:t>
      </w:r>
      <w:r w:rsidR="00806C21">
        <w:t xml:space="preserve">conditions experienced during deployments, making it uncertain whether they describe the dominant patterns, or short-lived anomalies </w:t>
      </w:r>
      <w:r w:rsidR="00806C21">
        <w:fldChar w:fldCharType="begin" w:fldLock="1"/>
      </w:r>
      <w:r w:rsidR="00463BA1">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Wyatt et al., 2010)" }, "properties" : { "noteIndex" : 0 }, "schema" : "https://github.com/citation-style-language/schema/raw/master/csl-citation.json" }</w:instrText>
      </w:r>
      <w:r w:rsidR="00806C21">
        <w:fldChar w:fldCharType="separate"/>
      </w:r>
      <w:r w:rsidR="00532115" w:rsidRPr="00532115">
        <w:rPr>
          <w:noProof/>
        </w:rPr>
        <w:t>(Storlazzi et al., 2006a; Wyatt et al., 2010)</w:t>
      </w:r>
      <w:r w:rsidR="00806C21">
        <w:fldChar w:fldCharType="end"/>
      </w:r>
      <w:r w:rsidR="006E5BC5">
        <w:t xml:space="preserve">. </w:t>
      </w:r>
      <w:r w:rsidR="00E959A2">
        <w:t>To determine if the short-term drifter deployments adequately describe long-term forcing conditions observed</w:t>
      </w:r>
      <w:r w:rsidR="006E5BC5">
        <w:t xml:space="preserve"> by the ADCP, two techniques will be</w:t>
      </w:r>
      <w:r w:rsidR="00E959A2">
        <w:t xml:space="preserve"> used to compare the drifter results with ADCP results: Empirical orthogonal functions (EOF) and progressive vectors of cumulative flow</w:t>
      </w:r>
      <w:r w:rsidR="006E5BC5">
        <w:t xml:space="preserve">  </w:t>
      </w:r>
      <w:r w:rsidR="006E5BC5">
        <w:fldChar w:fldCharType="begin" w:fldLock="1"/>
      </w:r>
      <w:r w:rsidR="00463BA1">
        <w:instrText>ADDIN CSL_CITATION { "citationItems" : [ { "id" : "ITEM-1",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 "properties" : { "noteIndex" : 0 }, "schema" : "https://github.com/citation-style-language/schema/raw/master/csl-citation.json" }</w:instrText>
      </w:r>
      <w:r w:rsidR="006E5BC5">
        <w:fldChar w:fldCharType="separate"/>
      </w:r>
      <w:r w:rsidR="006E5BC5" w:rsidRPr="00532115">
        <w:rPr>
          <w:noProof/>
        </w:rPr>
        <w:t>(Storlazzi et al., 2006a)</w:t>
      </w:r>
      <w:r w:rsidR="006E5BC5">
        <w:fldChar w:fldCharType="end"/>
      </w:r>
      <w:r w:rsidR="00E959A2">
        <w:t xml:space="preserve">. EOFs determine the dominant modes of flow in the spatial domain, and the observed patterns at any given time period are described as a linear combination of the different modes </w:t>
      </w:r>
      <w:r w:rsidR="00E959A2">
        <w:fldChar w:fldCharType="begin" w:fldLock="1"/>
      </w:r>
      <w:r w:rsidR="00463BA1">
        <w:instrText>ADDIN CSL_CITATION { "citationItems" : [ { "id" : "ITEM-1", "itemData" : { "ISBN" : "0-444-50757-4", "author" : [ { "dropping-particle" : "", "family" : "Emery", "given" : "William J.", "non-dropping-particle" : "", "parse-names" : false, "suffix" : "" }, { "dropping-particle" : "", "family" : "Thomson", "given" : "Richard E.", "non-dropping-particle" : "", "parse-names" : false, "suffix" : "" } ], "edition" : "Second", "id" : "ITEM-1", "issued" : { "date-parts" : [ [ "2004" ] ] }, "publisher" : "Elsevier B.V.", "publisher-place" : "Amsterdam, The Netherlands", "title" : "Data Analysis Methods in Physical Oceanography", "type" : "book" }, "uris" : [ "http://www.mendeley.com/documents/?uuid=d6b79dc8-d8e5-4a6a-9ce4-053d627a3f29" ] } ], "mendeley" : { "previouslyFormattedCitation" : "(Emery and Thomson, 2004)" }, "properties" : { "noteIndex" : 0 }, "schema" : "https://github.com/citation-style-language/schema/raw/master/csl-citation.json" }</w:instrText>
      </w:r>
      <w:r w:rsidR="00E959A2">
        <w:fldChar w:fldCharType="separate"/>
      </w:r>
      <w:r w:rsidR="00E959A2" w:rsidRPr="00532115">
        <w:rPr>
          <w:noProof/>
        </w:rPr>
        <w:t>(Emery and Thomson, 2004)</w:t>
      </w:r>
      <w:r w:rsidR="00E959A2">
        <w:fldChar w:fldCharType="end"/>
      </w:r>
      <w:r w:rsidR="00E959A2">
        <w:t xml:space="preserve">.  Variance ellipses are commonly calculated from ADCP data to describe the relative magnitude of flow direction in the cross- and along-shore directions, and show the coherence of the flow: how strongly it flows in one direction, or if it is more variable </w:t>
      </w:r>
      <w:r w:rsidR="00E959A2">
        <w:fldChar w:fldCharType="begin" w:fldLock="1"/>
      </w:r>
      <w:r w:rsidR="00463BA1">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"ITEM-2",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Storlazzi et al., 2006c)" }, "properties" : { "noteIndex" : 0 }, "schema" : "https://github.com/citation-style-language/schema/raw/master/csl-citation.json" }</w:instrText>
      </w:r>
      <w:r w:rsidR="00E959A2">
        <w:fldChar w:fldCharType="separate"/>
      </w:r>
      <w:r w:rsidR="00E959A2" w:rsidRPr="00532115">
        <w:rPr>
          <w:noProof/>
        </w:rPr>
        <w:t>(Hench et al., 2008; Hoeke et al., 2011; Storlazzi et al., 2006c)</w:t>
      </w:r>
      <w:r w:rsidR="00E959A2">
        <w:fldChar w:fldCharType="end"/>
      </w:r>
      <w:r w:rsidR="00E959A2">
        <w:t xml:space="preserve">. </w:t>
      </w:r>
      <w:r w:rsidR="008554A4">
        <w:t xml:space="preserve">EOFs </w:t>
      </w:r>
      <w:r w:rsidR="008554A4">
        <w:rPr>
          <w:rStyle w:val="CommentReference"/>
        </w:rPr>
        <w:commentReference w:id="32"/>
      </w:r>
      <w:r w:rsidR="006E5BC5">
        <w:t>and variance ellipses will be</w:t>
      </w:r>
      <w:r w:rsidR="008554A4">
        <w:t xml:space="preserve"> calculated for spatially binned drifter data and compared to calculations from ADCP data</w:t>
      </w:r>
      <w:r w:rsidR="008554A4">
        <w:rPr>
          <w:rStyle w:val="CommentReference"/>
        </w:rPr>
        <w:commentReference w:id="33"/>
      </w:r>
      <w:r w:rsidR="008554A4">
        <w:t xml:space="preserve"> </w:t>
      </w:r>
      <w:r w:rsidR="008554A4">
        <w:fldChar w:fldCharType="begin" w:fldLock="1"/>
      </w:r>
      <w:r w:rsidR="00463BA1">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rsidR="008554A4">
        <w:fldChar w:fldCharType="separate"/>
      </w:r>
      <w:r w:rsidR="008554A4" w:rsidRPr="00B8116B">
        <w:rPr>
          <w:noProof/>
        </w:rPr>
        <w:t>(MacMahan et al., 2010)</w:t>
      </w:r>
      <w:r w:rsidR="008554A4">
        <w:fldChar w:fldCharType="end"/>
      </w:r>
      <w:r w:rsidR="008554A4">
        <w:t>.</w:t>
      </w:r>
    </w:p>
    <w:p w14:paraId="42421091" w14:textId="77777777" w:rsidR="00806C21" w:rsidRPr="0039795F" w:rsidRDefault="00806C21" w:rsidP="000665AA">
      <w:pPr>
        <w:pStyle w:val="Heading3"/>
        <w:rPr>
          <w:b/>
        </w:rPr>
      </w:pPr>
      <w:r w:rsidRPr="0039795F">
        <w:t xml:space="preserve">Analysis of “end-member” forcing conditions </w:t>
      </w:r>
    </w:p>
    <w:p w14:paraId="7B827286" w14:textId="6F10586C" w:rsidR="00806C21" w:rsidRDefault="008554A4" w:rsidP="005009D9">
      <w:pPr>
        <w:ind w:firstLine="709"/>
      </w:pPr>
      <w:r>
        <w:t>The Eulerian and Lagrangian current velocity</w:t>
      </w:r>
      <w:r w:rsidR="00E959A2">
        <w:t xml:space="preserve"> measurements</w:t>
      </w:r>
      <w:r w:rsidR="00806C21">
        <w:t xml:space="preserve"> </w:t>
      </w:r>
      <w:r w:rsidR="006E5BC5">
        <w:t>will be</w:t>
      </w:r>
      <w:r w:rsidR="00806C21">
        <w:t xml:space="preserve"> categorized according to end-member condition</w:t>
      </w:r>
      <w:r>
        <w:t>s</w:t>
      </w:r>
      <w:r w:rsidR="00661EE4">
        <w:t xml:space="preserve">: </w:t>
      </w:r>
      <w:commentRangeStart w:id="34"/>
      <w:r w:rsidR="00806C21">
        <w:t xml:space="preserve">“Wave-driven”, “Wind-driven”, and “Calm” </w:t>
      </w:r>
      <w:commentRangeEnd w:id="34"/>
      <w:r w:rsidR="00806C21">
        <w:rPr>
          <w:rStyle w:val="CommentReference"/>
        </w:rPr>
        <w:commentReference w:id="34"/>
      </w:r>
      <w:r w:rsidR="00806C21">
        <w:fldChar w:fldCharType="begin" w:fldLock="1"/>
      </w:r>
      <w:r w:rsidR="00463BA1">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Presto et al., 2006)" }, "properties" : { "noteIndex" : 0 }, "schema" : "https://github.com/citation-style-language/schema/raw/master/csl-citation.json" }</w:instrText>
      </w:r>
      <w:r w:rsidR="00806C21">
        <w:fldChar w:fldCharType="separate"/>
      </w:r>
      <w:r w:rsidR="00806C21" w:rsidRPr="00B77327">
        <w:rPr>
          <w:noProof/>
        </w:rPr>
        <w:t>(Hoeke et al., 2011; Presto et al., 2006)</w:t>
      </w:r>
      <w:r w:rsidR="00806C21">
        <w:fldChar w:fldCharType="end"/>
      </w:r>
      <w:r w:rsidR="00806C21">
        <w:t xml:space="preserve">. </w:t>
      </w:r>
      <w:r w:rsidR="008925BA">
        <w:t>D</w:t>
      </w:r>
      <w:r w:rsidR="006E5BC5">
        <w:t>rifter velocities will be</w:t>
      </w:r>
      <w:r w:rsidR="00806C21">
        <w:t xml:space="preserve"> calculated using a forward-difference scheme on the drifter locations </w:t>
      </w:r>
      <w:r w:rsidR="00806C21">
        <w:fldChar w:fldCharType="begin" w:fldLock="1"/>
      </w:r>
      <w:r w:rsidR="00463BA1">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rsidR="00806C21">
        <w:fldChar w:fldCharType="separate"/>
      </w:r>
      <w:r w:rsidR="00806C21" w:rsidRPr="00F65B6A">
        <w:rPr>
          <w:noProof/>
        </w:rPr>
        <w:t>(Davis, 1991; MacMahan et al., 2010)</w:t>
      </w:r>
      <w:r w:rsidR="00806C21">
        <w:fldChar w:fldCharType="end"/>
      </w:r>
      <w:r w:rsidR="008925BA">
        <w:t xml:space="preserve">, and binned </w:t>
      </w:r>
      <w:r>
        <w:t xml:space="preserve">spatially in </w:t>
      </w:r>
      <w:r w:rsidR="00806C21">
        <w:t xml:space="preserve">100 m x 100 m grid cells </w:t>
      </w:r>
      <w:r w:rsidR="00806C21">
        <w:fldChar w:fldCharType="begin" w:fldLock="1"/>
      </w:r>
      <w:r w:rsidR="00463BA1">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rsidR="00806C21">
        <w:fldChar w:fldCharType="separate"/>
      </w:r>
      <w:r w:rsidR="00661EE4" w:rsidRPr="00661EE4">
        <w:rPr>
          <w:noProof/>
        </w:rPr>
        <w:t>(Davis, 1991; MacMahan et al., 2010)</w:t>
      </w:r>
      <w:r w:rsidR="00806C21">
        <w:fldChar w:fldCharType="end"/>
      </w:r>
      <w:r w:rsidR="00806C21">
        <w:t xml:space="preserve">, </w:t>
      </w:r>
      <w:r>
        <w:t>produc</w:t>
      </w:r>
      <w:r w:rsidR="00806C21">
        <w:t>ing a grid of arrows pointing in the mean flow direction, sized by speed, and colored by nu</w:t>
      </w:r>
      <w:r w:rsidR="005D398C">
        <w:t>mber of observations</w:t>
      </w:r>
      <w:r w:rsidR="00806C21">
        <w:t xml:space="preserve">. Residence times </w:t>
      </w:r>
      <w:r w:rsidR="006E5BC5">
        <w:t>will be</w:t>
      </w:r>
      <w:r w:rsidR="00806C21">
        <w:t xml:space="preserve"> calculated as a function of average flow speed through the 10m grid cell. </w:t>
      </w:r>
      <w:r w:rsidR="00E959A2">
        <w:t>To determine the relationship of residence time and wave-, wind-, an</w:t>
      </w:r>
      <w:r w:rsidR="006E5BC5">
        <w:t>d tidal forcing, regressions will be</w:t>
      </w:r>
      <w:r w:rsidR="00E959A2">
        <w:t xml:space="preserve"> calculated between forcing data and </w:t>
      </w:r>
      <w:r w:rsidR="006E5BC5">
        <w:t xml:space="preserve">water </w:t>
      </w:r>
      <w:r w:rsidR="00E959A2">
        <w:t xml:space="preserve">residence time </w:t>
      </w:r>
      <w:r w:rsidR="00E959A2">
        <w:fldChar w:fldCharType="begin" w:fldLock="1"/>
      </w:r>
      <w:r w:rsidR="00463BA1">
        <w:instrText>ADDIN CSL_CITATION { "citationItems" : [ { "id" : "ITEM-1",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"ITEM-1", "issue" : "4", "issued" : { "date-parts" : [ [ "2009", "4" ] ] }, "page" : "873-893", "title" : "Wave-Driven Circulation of a Coastal Reef\u2013Lagoon System", "type" : "article-journal", "volume" : "39" }, "uris" : [ "http://www.mendeley.com/documents/?uuid=becefb9d-bfad-46ff-9a1b-4de5932dc15e" ] } ], "mendeley" : { "previouslyFormattedCitation" : "(Lowe et al., 2009)" }, "properties" : { "noteIndex" : 0 }, "schema" : "https://github.com/citation-style-language/schema/raw/master/csl-citation.json" }</w:instrText>
      </w:r>
      <w:r w:rsidR="00E959A2">
        <w:fldChar w:fldCharType="separate"/>
      </w:r>
      <w:r w:rsidR="00E959A2" w:rsidRPr="00FC1E4D">
        <w:rPr>
          <w:noProof/>
        </w:rPr>
        <w:t>(Lowe et al., 2009)</w:t>
      </w:r>
      <w:r w:rsidR="00E959A2">
        <w:fldChar w:fldCharType="end"/>
      </w:r>
      <w:r w:rsidR="00E959A2">
        <w:t xml:space="preserve">. </w:t>
      </w:r>
    </w:p>
    <w:p w14:paraId="329B22EB" w14:textId="77777777" w:rsidR="00806C21" w:rsidRDefault="00806C21" w:rsidP="00BB5B8E">
      <w:pPr>
        <w:pStyle w:val="Heading2"/>
        <w:numPr>
          <w:ilvl w:val="0"/>
          <w:numId w:val="0"/>
        </w:numPr>
      </w:pPr>
      <w:r>
        <w:t>Field Data Collection</w:t>
      </w:r>
    </w:p>
    <w:p w14:paraId="2727FC31" w14:textId="1A6F48F1" w:rsidR="007928FB" w:rsidRDefault="00806C21" w:rsidP="007928FB">
      <w:pPr>
        <w:pStyle w:val="Heading3"/>
      </w:pPr>
      <w:bookmarkStart w:id="35" w:name="_Toc389207926"/>
      <w:r w:rsidRPr="00703BBA">
        <w:t>Wave</w:t>
      </w:r>
      <w:r>
        <w:t>, Wind and Tide</w:t>
      </w:r>
      <w:r w:rsidRPr="00703BBA">
        <w:t xml:space="preserve"> data</w:t>
      </w:r>
      <w:bookmarkEnd w:id="35"/>
    </w:p>
    <w:p w14:paraId="54AFF7CA" w14:textId="125EF149" w:rsidR="00806C21" w:rsidRPr="00703BBA" w:rsidRDefault="00806C21" w:rsidP="007928FB">
      <w:pPr>
        <w:ind w:firstLine="576"/>
      </w:pPr>
      <w:r w:rsidRPr="00703BBA">
        <w:t xml:space="preserve">Swell height and direction output from </w:t>
      </w:r>
      <w:r w:rsidR="008E64DF">
        <w:t>NOAA WaveWatchIII (</w:t>
      </w:r>
      <w:r w:rsidRPr="00703BBA">
        <w:t>WW3</w:t>
      </w:r>
      <w:r w:rsidR="008E64DF">
        <w:t xml:space="preserve">), calibrated to wave data recorded </w:t>
      </w:r>
      <w:r>
        <w:t xml:space="preserve">in situ </w:t>
      </w:r>
      <w:r w:rsidR="008E64DF">
        <w:t>by a</w:t>
      </w:r>
      <w:r w:rsidR="008E64DF" w:rsidRPr="00703BBA">
        <w:t xml:space="preserve"> NIWA Dobi</w:t>
      </w:r>
      <w:r w:rsidR="008E64DF">
        <w:t xml:space="preserve">e-A wave/tide gauge (DOBIE), </w:t>
      </w:r>
      <w:r w:rsidR="006E5BC5">
        <w:t xml:space="preserve">will </w:t>
      </w:r>
      <w:r>
        <w:t xml:space="preserve">be used to </w:t>
      </w:r>
      <w:r w:rsidRPr="00703BBA">
        <w:t xml:space="preserve">characterize wave forcing </w:t>
      </w:r>
      <w:r>
        <w:t>and define the end</w:t>
      </w:r>
      <w:r w:rsidR="00B60862">
        <w:t xml:space="preserve">-member conditions </w:t>
      </w:r>
      <w:r>
        <w:fldChar w:fldCharType="begin" w:fldLock="1"/>
      </w:r>
      <w:r w:rsidR="00463BA1">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007928FB">
        <w:t xml:space="preserve">. </w:t>
      </w:r>
      <w:r>
        <w:t xml:space="preserve">Tide elevation and wind velocity was recorded at a NOAA NDBC station (NSTP6) 1.8 km north of the study area, at 6 min intervals. </w:t>
      </w:r>
      <w:r w:rsidRPr="00703BBA">
        <w:t xml:space="preserve">Wind </w:t>
      </w:r>
      <w:r w:rsidR="00B60862">
        <w:t>velocity</w:t>
      </w:r>
      <w:r w:rsidR="007928FB">
        <w:t xml:space="preserve"> and barometric pressure </w:t>
      </w:r>
      <w:r w:rsidR="006E5BC5">
        <w:t xml:space="preserve">were </w:t>
      </w:r>
      <w:r w:rsidRPr="00703BBA">
        <w:t>recorded at 15</w:t>
      </w:r>
      <w:r>
        <w:t xml:space="preserve"> </w:t>
      </w:r>
      <w:r w:rsidRPr="00703BBA">
        <w:t>min intervals</w:t>
      </w:r>
      <w:r w:rsidR="007928FB">
        <w:t xml:space="preserve"> at a weather station in Faga’alu (WxStation, </w:t>
      </w:r>
      <w:r w:rsidR="007928FB">
        <w:fldChar w:fldCharType="begin"/>
      </w:r>
      <w:r w:rsidR="007928FB">
        <w:instrText xml:space="preserve"> REF _Ref387316245 \h  \* MERGEFORMAT </w:instrText>
      </w:r>
      <w:r w:rsidR="007928FB">
        <w:fldChar w:fldCharType="separate"/>
      </w:r>
      <w:r w:rsidR="000544B2" w:rsidRPr="00703BBA">
        <w:t xml:space="preserve">Figure </w:t>
      </w:r>
      <w:r w:rsidR="000544B2">
        <w:rPr>
          <w:noProof/>
        </w:rPr>
        <w:t>2</w:t>
      </w:r>
      <w:r w:rsidR="007928FB">
        <w:fldChar w:fldCharType="end"/>
      </w:r>
      <w:r w:rsidR="007928FB">
        <w:t>)</w:t>
      </w:r>
      <w:r>
        <w:t>.</w:t>
      </w:r>
      <w:r w:rsidRPr="00703BBA">
        <w:t xml:space="preserve"> </w:t>
      </w:r>
      <w:r>
        <w:t xml:space="preserve">For this study, wind conditions are sufficiently described qualitatively so the topographic effects on wind speed and direction recorded at the stations are considered inconsequential </w:t>
      </w:r>
      <w:r>
        <w:fldChar w:fldCharType="begin" w:fldLock="1"/>
      </w:r>
      <w:r w:rsidR="00463BA1">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2369CC">
        <w:rPr>
          <w:noProof/>
        </w:rPr>
        <w:t>(Storlazzi et al., 2004)</w:t>
      </w:r>
      <w:r>
        <w:fldChar w:fldCharType="end"/>
      </w:r>
      <w:r>
        <w:t>.</w:t>
      </w:r>
    </w:p>
    <w:p w14:paraId="6CC6A96D" w14:textId="336F06BD" w:rsidR="00B60862" w:rsidRDefault="00806C21" w:rsidP="008925BA">
      <w:pPr>
        <w:pStyle w:val="Heading3"/>
      </w:pPr>
      <w:r>
        <w:lastRenderedPageBreak/>
        <w:t>Eulerian and Lagrangian flow measurements</w:t>
      </w:r>
    </w:p>
    <w:p w14:paraId="76549BD1" w14:textId="1C910509" w:rsidR="00806C21" w:rsidRDefault="00806C21" w:rsidP="00326BBA">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(n=1)</w:t>
      </w:r>
      <w:r w:rsidRPr="00703BBA">
        <w:t xml:space="preserve">. </w:t>
      </w:r>
      <w:r w:rsidR="00326BBA">
        <w:t xml:space="preserve">Drifter designs typically involve the use of a suspended drogue </w:t>
      </w:r>
      <w:r w:rsidR="00326BBA">
        <w:fldChar w:fldCharType="begin" w:fldLock="1"/>
      </w:r>
      <w:r w:rsidR="00463BA1">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rsidR="00326BBA">
        <w:fldChar w:fldCharType="separate"/>
      </w:r>
      <w:r w:rsidR="00326BBA" w:rsidRPr="0027038A">
        <w:rPr>
          <w:noProof/>
        </w:rPr>
        <w:t>(Johnson et al., 2003; Ouillon et al., 2010)</w:t>
      </w:r>
      <w:r w:rsidR="00326BBA">
        <w:fldChar w:fldCharType="end"/>
      </w:r>
      <w:r w:rsidR="00326BBA">
        <w:t xml:space="preserve"> or a finned tube </w:t>
      </w:r>
      <w:r w:rsidR="00326BBA">
        <w:fldChar w:fldCharType="begin" w:fldLock="1"/>
      </w:r>
      <w:r w:rsidR="00463BA1">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rsidR="00326BBA">
        <w:fldChar w:fldCharType="separate"/>
      </w:r>
      <w:r w:rsidR="00326BBA" w:rsidRPr="00532115">
        <w:rPr>
          <w:noProof/>
        </w:rPr>
        <w:t>(MacMahan et al., 2009)</w:t>
      </w:r>
      <w:r w:rsidR="00326BBA">
        <w:fldChar w:fldCharType="end"/>
      </w:r>
      <w:r w:rsidR="00326BBA">
        <w:t xml:space="preserve"> to extend into and anchor the drifter in the water column. However, due to the shallow conditions experienced on reef flats a </w:t>
      </w:r>
      <w:r w:rsidR="001E552B">
        <w:t>novel drifter design w</w:t>
      </w:r>
      <w:r>
        <w:t>as constructed</w:t>
      </w:r>
      <w:r w:rsidR="001E552B">
        <w:t xml:space="preserve">. </w:t>
      </w:r>
      <w:r w:rsidRPr="00703BBA">
        <w:t>D</w:t>
      </w:r>
      <w:r>
        <w:t>rifter d</w:t>
      </w:r>
      <w:r w:rsidRPr="00703BBA">
        <w:t xml:space="preserve">eployments were conducted </w:t>
      </w:r>
      <w:r>
        <w:t xml:space="preserve">opportunistically </w:t>
      </w:r>
      <w:r w:rsidRPr="00703BBA">
        <w:t>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measurements under various forcing conditions</w:t>
      </w:r>
      <w:r w:rsidRPr="00703BBA">
        <w:t xml:space="preserve">. Thirty </w:t>
      </w:r>
      <w:r>
        <w:t xml:space="preserve">drifter </w:t>
      </w:r>
      <w:r w:rsidRPr="00703BBA">
        <w:t xml:space="preserve">deployments were conducted, with twenty-two of those deployments </w:t>
      </w:r>
      <w:r>
        <w:t>coinciding with ADCP deployment.</w:t>
      </w:r>
      <w:r w:rsidR="00326BBA" w:rsidRPr="00326BBA">
        <w:t xml:space="preserve"> </w:t>
      </w:r>
      <w:r w:rsidR="00326BBA">
        <w:t xml:space="preserve"> </w:t>
      </w:r>
      <w:r w:rsidR="00326BBA" w:rsidRPr="00703BBA">
        <w:t xml:space="preserve">Three Nortek Aquadopp ADCP </w:t>
      </w:r>
      <w:r w:rsidR="00326BBA">
        <w:t xml:space="preserve">recorded flow velocity at three locations </w:t>
      </w:r>
      <w:r w:rsidR="00326BBA" w:rsidRPr="00703BBA">
        <w:t>on the reef flat in Faga’alu for one week:</w:t>
      </w:r>
      <w:r w:rsidR="00326BBA">
        <w:t xml:space="preserve"> </w:t>
      </w:r>
      <w:r w:rsidR="00326BBA" w:rsidRPr="00703BBA">
        <w:t>15-23</w:t>
      </w:r>
      <w:r w:rsidR="00326BBA">
        <w:t xml:space="preserve"> February</w:t>
      </w:r>
      <w:r w:rsidR="00326BBA" w:rsidRPr="00703BBA">
        <w:t>, 2014 (</w:t>
      </w:r>
      <w:r w:rsidR="00326BBA">
        <w:fldChar w:fldCharType="begin"/>
      </w:r>
      <w:r w:rsidR="00326BBA">
        <w:instrText xml:space="preserve"> REF _Ref387316245 \h  \* MERGEFORMAT </w:instrText>
      </w:r>
      <w:r w:rsidR="00326BBA">
        <w:fldChar w:fldCharType="separate"/>
      </w:r>
      <w:r w:rsidR="000544B2" w:rsidRPr="00703BBA">
        <w:t xml:space="preserve">Figure </w:t>
      </w:r>
      <w:r w:rsidR="000544B2">
        <w:rPr>
          <w:noProof/>
        </w:rPr>
        <w:t>2</w:t>
      </w:r>
      <w:r w:rsidR="00326BBA">
        <w:fldChar w:fldCharType="end"/>
      </w:r>
      <w:r w:rsidR="001E552B">
        <w:t>)</w:t>
      </w:r>
      <w:r w:rsidR="00326BBA" w:rsidRPr="00703BBA">
        <w:t xml:space="preserve">. </w:t>
      </w:r>
      <w:r w:rsidR="00326BBA">
        <w:t>On the n</w:t>
      </w:r>
      <w:r w:rsidR="00326BBA" w:rsidRPr="00703BBA">
        <w:t>orthern reef the water level dropped below the minimum blanking distance of the ADCP at low tides, and flow is assumed to be nearly zero during these times given the relatively low wate</w:t>
      </w:r>
      <w:r w:rsidR="00326BBA">
        <w:t>r depth.</w:t>
      </w:r>
    </w:p>
    <w:p w14:paraId="26EA8DB9" w14:textId="77777777" w:rsidR="00806C21" w:rsidRDefault="00806C21" w:rsidP="00BB5B8E">
      <w:pPr>
        <w:pStyle w:val="Heading2"/>
        <w:numPr>
          <w:ilvl w:val="0"/>
          <w:numId w:val="0"/>
        </w:numPr>
      </w:pPr>
      <w:bookmarkStart w:id="36" w:name="_Toc389207928"/>
      <w:r>
        <w:t xml:space="preserve">Expected </w:t>
      </w:r>
      <w:r w:rsidRPr="00703BBA">
        <w:t>Results</w:t>
      </w:r>
      <w:r>
        <w:t>/Outcomes</w:t>
      </w:r>
      <w:bookmarkEnd w:id="36"/>
    </w:p>
    <w:p w14:paraId="6AA204BA" w14:textId="3B7F05DD" w:rsidR="00806C21" w:rsidRPr="00864DE9" w:rsidRDefault="00806C21" w:rsidP="005009D9">
      <w:pPr>
        <w:ind w:firstLine="432"/>
      </w:pPr>
      <w:r>
        <w:t xml:space="preserve">The resulting empirical model of residence time over the northern and southern reefs will be used as </w:t>
      </w:r>
      <w:r w:rsidRPr="00703BBA">
        <w:t>a</w:t>
      </w:r>
      <w:r>
        <w:t xml:space="preserve"> component in </w:t>
      </w:r>
      <w:r w:rsidRPr="00703BBA">
        <w:t>a model of sediment</w:t>
      </w:r>
      <w:r w:rsidR="00B60862">
        <w:t xml:space="preserve"> accumul</w:t>
      </w:r>
      <w:r w:rsidRPr="00703BBA">
        <w:t>ation on the reef</w:t>
      </w:r>
      <w:r>
        <w:t xml:space="preserve"> developed</w:t>
      </w:r>
      <w:r w:rsidRPr="00703BBA">
        <w:t xml:space="preserve"> in Paper Three</w:t>
      </w:r>
      <w:r>
        <w:t xml:space="preserve">. This study also tests a novel drifter design for use in shallow, coral reef environments, and provides a novel dataset of reef circulation from high spatial density drifter observations over a significant range of wave and wind-forcing conditions. </w:t>
      </w:r>
    </w:p>
    <w:p w14:paraId="17CE2C77" w14:textId="26980CF3" w:rsidR="00806C21" w:rsidRPr="003E3E56" w:rsidRDefault="00346ECA" w:rsidP="003E3E56">
      <w:pPr>
        <w:pStyle w:val="Heading1"/>
      </w:pPr>
      <w:bookmarkStart w:id="37" w:name="_Toc389207934"/>
      <w:r w:rsidRPr="003E3E56">
        <w:t xml:space="preserve">Paper </w:t>
      </w:r>
      <w:r w:rsidR="007C3206" w:rsidRPr="003E3E56">
        <w:t>Three</w:t>
      </w:r>
      <w:r w:rsidR="00EC2AA1" w:rsidRPr="003E3E56">
        <w:t>:</w:t>
      </w:r>
      <w:r w:rsidR="007C3206" w:rsidRPr="003E3E56">
        <w:t xml:space="preserve"> </w:t>
      </w:r>
      <w:r w:rsidR="00806C21" w:rsidRPr="003E3E56">
        <w:t>“Watershed and oceanic controls on s</w:t>
      </w:r>
      <w:r w:rsidR="00073D18" w:rsidRPr="003E3E56">
        <w:t>pati</w:t>
      </w:r>
      <w:r w:rsidR="00806C21" w:rsidRPr="003E3E56">
        <w:t xml:space="preserve">al and temporal patterns </w:t>
      </w:r>
      <w:r w:rsidR="005009D9" w:rsidRPr="003E3E56">
        <w:t>of</w:t>
      </w:r>
      <w:r w:rsidR="00806C21" w:rsidRPr="003E3E56">
        <w:t xml:space="preserve"> sediment d</w:t>
      </w:r>
      <w:r w:rsidR="005009D9" w:rsidRPr="003E3E56">
        <w:t>eposition i</w:t>
      </w:r>
      <w:r w:rsidR="00806C21" w:rsidRPr="003E3E56">
        <w:t>n a fringing reef flat embayment</w:t>
      </w:r>
      <w:bookmarkEnd w:id="37"/>
      <w:r w:rsidR="00806C21" w:rsidRPr="003E3E56">
        <w:t xml:space="preserve">”  </w:t>
      </w:r>
    </w:p>
    <w:p w14:paraId="016BE025" w14:textId="77777777" w:rsidR="00EC2AA1" w:rsidRDefault="00EC2AA1" w:rsidP="00EC2AA1">
      <w:pPr>
        <w:rPr>
          <w:b/>
        </w:rPr>
      </w:pPr>
      <w:r w:rsidRPr="00703BBA">
        <w:rPr>
          <w:b/>
        </w:rPr>
        <w:t xml:space="preserve">Intended journal: </w:t>
      </w:r>
      <w:hyperlink r:id="rId15" w:history="1">
        <w:r w:rsidRPr="00703BBA">
          <w:rPr>
            <w:rStyle w:val="Hyperlink"/>
            <w:b/>
          </w:rPr>
          <w:t>Coral Reefs</w:t>
        </w:r>
      </w:hyperlink>
      <w:r w:rsidRPr="00703BBA">
        <w:rPr>
          <w:b/>
        </w:rPr>
        <w:t>, Impact Factor: 3.66 (2012)</w:t>
      </w:r>
    </w:p>
    <w:p w14:paraId="5B8CA107" w14:textId="77777777" w:rsidR="00806C21" w:rsidRPr="0048085D" w:rsidRDefault="00806C21" w:rsidP="005009D9">
      <w:pPr>
        <w:pStyle w:val="Heading2"/>
        <w:numPr>
          <w:ilvl w:val="0"/>
          <w:numId w:val="0"/>
        </w:numPr>
        <w:ind w:left="576" w:hanging="576"/>
        <w:rPr>
          <w:rFonts w:asciiTheme="minorHAnsi" w:hAnsiTheme="minorHAnsi"/>
        </w:rPr>
      </w:pPr>
      <w:bookmarkStart w:id="38" w:name="_Toc389207935"/>
      <w:r>
        <w:rPr>
          <w:rFonts w:asciiTheme="minorHAnsi" w:hAnsiTheme="minorHAnsi"/>
        </w:rPr>
        <w:t>Introduction</w:t>
      </w:r>
      <w:bookmarkEnd w:id="38"/>
    </w:p>
    <w:p w14:paraId="38FDB6E9" w14:textId="0552C21F" w:rsidR="00795B34" w:rsidRDefault="00806C21" w:rsidP="00824B8E">
      <w:pPr>
        <w:ind w:firstLine="576"/>
      </w:pPr>
      <w:r>
        <w:t>The complex spatial and temporal interaction of terrigenous sediment inputs, sediment resuspension, and</w:t>
      </w:r>
      <w:r w:rsidR="00DD7FE5">
        <w:t xml:space="preserve"> hydrodynamic</w:t>
      </w:r>
      <w:r>
        <w:t xml:space="preserve"> circulation can significantly alter the quantity, composition, and residence time of sediment in coral reefs, causing subsequent impacts on coral ecology </w:t>
      </w:r>
      <w:r>
        <w:fldChar w:fldCharType="begin" w:fldLock="1"/>
      </w:r>
      <w:r w:rsidR="00463BA1">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fldChar w:fldCharType="separate"/>
      </w:r>
      <w:r w:rsidRPr="00C2451D">
        <w:rPr>
          <w:noProof/>
        </w:rPr>
        <w:t>(Storlazzi et al., 2009)</w:t>
      </w:r>
      <w:r>
        <w:fldChar w:fldCharType="end"/>
      </w:r>
      <w:r>
        <w:t xml:space="preserve">. </w:t>
      </w:r>
      <w:r w:rsidR="00C00AD9">
        <w:t xml:space="preserve">Some studies correlate long term sediment accumulation, and by extension decreased coral health, with increased sediment supply from the watershed </w:t>
      </w:r>
      <w:r w:rsidR="00C00AD9">
        <w:fldChar w:fldCharType="begin" w:fldLock="1"/>
      </w:r>
      <w:r w:rsidR="00463BA1">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C00AD9">
        <w:fldChar w:fldCharType="separate"/>
      </w:r>
      <w:r w:rsidR="00C00AD9" w:rsidRPr="00F608EC">
        <w:rPr>
          <w:noProof/>
        </w:rPr>
        <w:t>(Ryan et al., 2008)</w:t>
      </w:r>
      <w:r w:rsidR="00C00AD9">
        <w:fldChar w:fldCharType="end"/>
      </w:r>
      <w:r w:rsidR="00C00AD9">
        <w:t>, but there is strong evidence of hydrodynamics decreasing sediment residence time</w:t>
      </w:r>
      <w:r w:rsidR="00EF1755" w:rsidRPr="00703BBA">
        <w:t xml:space="preserve"> in two ways: 1) by flushing </w:t>
      </w:r>
      <w:r w:rsidR="00EF1755">
        <w:t>suspended</w:t>
      </w:r>
      <w:r w:rsidR="00EF1755" w:rsidRPr="00703BBA">
        <w:t xml:space="preserve"> sediment away from the corals before it can be deposited</w:t>
      </w:r>
      <w:r w:rsidR="00EF1755">
        <w:t xml:space="preserve"> </w:t>
      </w:r>
      <w:r w:rsidR="00795B34">
        <w:t>(residence time = 0 min)</w:t>
      </w:r>
      <w:r w:rsidR="00EF1755">
        <w:t xml:space="preserve">, </w:t>
      </w:r>
      <w:r w:rsidR="00EF1755" w:rsidRPr="00703BBA">
        <w:t>and 2) resuspending and removing sediment that has been previously deposited</w:t>
      </w:r>
      <w:r w:rsidR="00EF1755">
        <w:t xml:space="preserve">. </w:t>
      </w:r>
      <w:r w:rsidR="00795B34" w:rsidRPr="00703BBA">
        <w:t>In contrast to many small, mountainous watershed</w:t>
      </w:r>
      <w:r w:rsidR="00795B34">
        <w:t xml:space="preserve">s in temperate coastal regions </w:t>
      </w:r>
      <w:r w:rsidR="00795B34" w:rsidRPr="00703BBA">
        <w:t>where fluvial discharge and wave energy commonly coincide</w:t>
      </w:r>
      <w:r w:rsidR="00795B34">
        <w:t xml:space="preserve"> </w:t>
      </w:r>
      <w:r w:rsidR="00795B34">
        <w:fldChar w:fldCharType="begin" w:fldLock="1"/>
      </w:r>
      <w:r w:rsidR="00463BA1">
        <w:instrText>ADDIN CSL_CITATION { "citationItems" : [ { "id" : "ITEM-1", "itemData" : { "ISBN" : "0276-0460", "author" : [ { "dropping-particle" : "", "family" : "Warrick", "given" : "J A", "non-dropping-particle" : "", "parse-names" : false, "suffix" : "" }, { "dropping-particle" : "", "family" : "Mertes", "given" : "L A K", "non-dropping-particle" : "", "parse-names" : false, "suffix" : "" }, { "dropping-particle" : "", "family" : "Washburn", "given" : "L", "non-dropping-particle" : "", "parse-names" : false, "suffix" : "" }, { "dropping-particle" : "", "family" : "Siegel", "given" : "D A", "non-dropping-particle" : "", "parse-names" : false, "suffix" : "" } ], "container-title" : "Geo-Marine Letters", "id" : "ITEM-1", "issue" : "1", "issued" : { "date-parts" : [ [ "2004" ] ] }, "page" : "46-52", "title" : "Dispersal forcing of southern California river plumes, based on field and remote sensing observations", "type" : "article-journal", "volume" : "24" }, "uris" : [ "http://www.mendeley.com/documents/?uuid=38b1a28d-3545-48a2-b94f-7e05f2c6271b" ] } ], "mendeley" : { "previouslyFormattedCitation" : "(Warrick et al., 2004)" }, "properties" : { "noteIndex" : 0 }, "schema" : "https://github.com/citation-style-language/schema/raw/master/csl-citation.json" }</w:instrText>
      </w:r>
      <w:r w:rsidR="00795B34">
        <w:fldChar w:fldCharType="separate"/>
      </w:r>
      <w:r w:rsidR="00795B34" w:rsidRPr="00532115">
        <w:rPr>
          <w:noProof/>
        </w:rPr>
        <w:t>(Warrick et al., 2004)</w:t>
      </w:r>
      <w:r w:rsidR="00795B34">
        <w:fldChar w:fldCharType="end"/>
      </w:r>
      <w:r w:rsidR="00795B34" w:rsidRPr="00703BBA">
        <w:t xml:space="preserve">, </w:t>
      </w:r>
      <w:r w:rsidR="00795B34">
        <w:t xml:space="preserve">discharge, </w:t>
      </w:r>
      <w:r w:rsidR="00795B34" w:rsidRPr="00703BBA">
        <w:t>deposition</w:t>
      </w:r>
      <w:r w:rsidR="00795B34">
        <w:t>,</w:t>
      </w:r>
      <w:r w:rsidR="00795B34" w:rsidRPr="00703BBA">
        <w:t xml:space="preserve"> and reworking of flood sediment </w:t>
      </w:r>
      <w:r w:rsidR="00795B34">
        <w:t>is often</w:t>
      </w:r>
      <w:r w:rsidR="00795B34" w:rsidRPr="00703BBA">
        <w:t xml:space="preserve"> decoupled</w:t>
      </w:r>
      <w:r w:rsidR="00795B34">
        <w:t xml:space="preserve"> on tropical islands, causing high deposition rates a</w:t>
      </w:r>
      <w:r w:rsidR="00DD7FE5">
        <w:t>nd residence times of terrigenous</w:t>
      </w:r>
      <w:r w:rsidR="00795B34">
        <w:t xml:space="preserve"> sediment </w:t>
      </w:r>
      <w:r w:rsidR="00795B34">
        <w:fldChar w:fldCharType="begin" w:fldLock="1"/>
      </w:r>
      <w:r w:rsidR="00463BA1">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rsidR="00795B34">
        <w:fldChar w:fldCharType="separate"/>
      </w:r>
      <w:r w:rsidR="00795B34" w:rsidRPr="00242865">
        <w:rPr>
          <w:noProof/>
        </w:rPr>
        <w:t>(Draut et al., 2009; Storlazzi et al., 2009)</w:t>
      </w:r>
      <w:r w:rsidR="00795B34">
        <w:fldChar w:fldCharType="end"/>
      </w:r>
      <w:r w:rsidR="00DD7FE5">
        <w:t>. Conversely, season</w:t>
      </w:r>
      <w:r w:rsidR="00795B34">
        <w:t>al wind and wave patterns</w:t>
      </w:r>
      <w:r w:rsidR="00DD7FE5">
        <w:t xml:space="preserve"> in the tradewind belt</w:t>
      </w:r>
      <w:r w:rsidR="00795B34">
        <w:t xml:space="preserve"> can be coupled with sediment discharge or resuspension to decrease sediment deposition and residence times </w:t>
      </w:r>
      <w:r w:rsidR="00795B34">
        <w:fldChar w:fldCharType="begin" w:fldLock="1"/>
      </w:r>
      <w:r w:rsidR="00463BA1">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rsidR="00795B34">
        <w:fldChar w:fldCharType="separate"/>
      </w:r>
      <w:r w:rsidR="00795B34" w:rsidRPr="00532115">
        <w:rPr>
          <w:noProof/>
        </w:rPr>
        <w:t>(Hoitink and Hoekstra, 2003; Muzuka et al., 2010)</w:t>
      </w:r>
      <w:r w:rsidR="00795B34">
        <w:fldChar w:fldCharType="end"/>
      </w:r>
      <w:r w:rsidR="00795B34" w:rsidRPr="00703BBA">
        <w:t xml:space="preserve">. </w:t>
      </w:r>
      <w:r w:rsidR="00795B34">
        <w:t>Given the increase in sediment discharge to coastal waters caused by anthropogenic watershed disturbance on tropical islands,</w:t>
      </w:r>
      <w:r w:rsidR="00824B8E">
        <w:t xml:space="preserve"> an integrated</w:t>
      </w:r>
      <w:r w:rsidR="00795B34">
        <w:t xml:space="preserve"> understanding </w:t>
      </w:r>
      <w:r w:rsidR="00824B8E">
        <w:t xml:space="preserve">of how </w:t>
      </w:r>
      <w:r w:rsidR="00795B34" w:rsidRPr="00703BBA">
        <w:t>flood</w:t>
      </w:r>
      <w:r w:rsidR="00795B34">
        <w:t>-supplied</w:t>
      </w:r>
      <w:r w:rsidR="00795B34" w:rsidRPr="00703BBA">
        <w:t xml:space="preserve"> </w:t>
      </w:r>
      <w:r w:rsidR="00795B34">
        <w:t xml:space="preserve">terrigenous </w:t>
      </w:r>
      <w:r w:rsidR="00795B34" w:rsidRPr="00703BBA">
        <w:t>sediment</w:t>
      </w:r>
      <w:r w:rsidR="00795B34">
        <w:t xml:space="preserve"> and </w:t>
      </w:r>
      <w:r w:rsidR="00795B34">
        <w:lastRenderedPageBreak/>
        <w:t xml:space="preserve">water circulation control sediment deposition and residence time </w:t>
      </w:r>
      <w:r w:rsidR="00795B34" w:rsidRPr="00703BBA">
        <w:t xml:space="preserve">is essential </w:t>
      </w:r>
      <w:r w:rsidR="00795B34">
        <w:t xml:space="preserve">for </w:t>
      </w:r>
      <w:r w:rsidR="00795B34" w:rsidRPr="00703BBA">
        <w:t>identifying and mitigating</w:t>
      </w:r>
      <w:r w:rsidR="00795B34">
        <w:t xml:space="preserve"> coral health impacts </w:t>
      </w:r>
      <w:r w:rsidR="00795B34">
        <w:fldChar w:fldCharType="begin" w:fldLock="1"/>
      </w:r>
      <w:r w:rsidR="00463BA1">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795B34">
        <w:fldChar w:fldCharType="separate"/>
      </w:r>
      <w:r w:rsidR="00795B34" w:rsidRPr="00FC4420">
        <w:rPr>
          <w:noProof/>
        </w:rPr>
        <w:t>(Draut et al., 2009)</w:t>
      </w:r>
      <w:r w:rsidR="00795B34">
        <w:fldChar w:fldCharType="end"/>
      </w:r>
      <w:r w:rsidR="00795B34">
        <w:t>.</w:t>
      </w:r>
    </w:p>
    <w:p w14:paraId="187B41D7" w14:textId="4F3F4D0A" w:rsidR="00806C21" w:rsidRPr="002D6348" w:rsidRDefault="00806C21" w:rsidP="008B383E">
      <w:pPr>
        <w:ind w:firstLine="720"/>
      </w:pPr>
      <w:r>
        <w:t xml:space="preserve">Many researchers and environmental managers are interested in determining the location and severity of terrigenous sediment impacts on coral health, but developing a measure of sediment impact has proven difficult. </w:t>
      </w:r>
      <w:r w:rsidR="00824B8E">
        <w:t>Tube traps are</w:t>
      </w:r>
      <w:r>
        <w:t xml:space="preserve"> the most common method for measuring sediment accumulation in shallow coral reef environments </w:t>
      </w:r>
      <w:r>
        <w:fldChar w:fldCharType="begin" w:fldLock="1"/>
      </w:r>
      <w:r w:rsidR="00463BA1">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"mendeley" : { "previouslyFormattedCitation" : "(Storlazzi et al., 2011; White, 1990)" }, "properties" : { "noteIndex" : 0 }, "schema" : "https://github.com/citation-style-language/schema/raw/master/csl-citation.json" }</w:instrText>
      </w:r>
      <w:r>
        <w:fldChar w:fldCharType="separate"/>
      </w:r>
      <w:r w:rsidR="00073D18" w:rsidRPr="00073D18">
        <w:rPr>
          <w:noProof/>
        </w:rPr>
        <w:t>(Storlazzi et al., 2011; White, 1990)</w:t>
      </w:r>
      <w:r>
        <w:fldChar w:fldCharType="end"/>
      </w:r>
      <w:r w:rsidR="00824B8E">
        <w:t xml:space="preserve">, but </w:t>
      </w:r>
      <w:r w:rsidRPr="004867E7">
        <w:t>it is difficult to determine if these are ecologically meaningful ind</w:t>
      </w:r>
      <w:r w:rsidR="00824B8E">
        <w:t>icators of coral stress. S</w:t>
      </w:r>
      <w:r w:rsidRPr="004867E7">
        <w:t xml:space="preserve">ome corals are well-adapted to turbid conditions </w:t>
      </w:r>
      <w:r>
        <w:fldChar w:fldCharType="begin" w:fldLock="1"/>
      </w:r>
      <w:r w:rsidR="00463BA1">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"mendeley" : { "previouslyFormattedCitation" : "(Perry et al., 2012)" }, "properties" : { "noteIndex" : 0 }, "schema" : "https://github.com/citation-style-language/schema/raw/master/csl-citation.json" }</w:instrText>
      </w:r>
      <w:r>
        <w:fldChar w:fldCharType="separate"/>
      </w:r>
      <w:r w:rsidR="00532115" w:rsidRPr="00532115">
        <w:rPr>
          <w:noProof/>
        </w:rPr>
        <w:t>(Perry et al., 2012)</w:t>
      </w:r>
      <w:r>
        <w:fldChar w:fldCharType="end"/>
      </w:r>
      <w:r>
        <w:t xml:space="preserve">, </w:t>
      </w:r>
      <w:r w:rsidRPr="004867E7">
        <w:t>and deposited sediment can be remove</w:t>
      </w:r>
      <w:r w:rsidR="001A2853">
        <w:t>d actively by the coral itself,</w:t>
      </w:r>
      <w:r w:rsidRPr="004867E7">
        <w:t>or pa</w:t>
      </w:r>
      <w:r w:rsidR="001A2853">
        <w:t>ssively by wave action</w:t>
      </w:r>
      <w:r w:rsidRPr="004867E7">
        <w:t xml:space="preserve"> before it is lethal. The stress on the coral organism increases linearly with the</w:t>
      </w:r>
      <w:r>
        <w:t xml:space="preserve"> deposition</w:t>
      </w:r>
      <w:r w:rsidRPr="004867E7">
        <w:t xml:space="preserve"> amount and the duration of exposure </w:t>
      </w:r>
      <w:r w:rsidRPr="004867E7">
        <w:fldChar w:fldCharType="begin" w:fldLock="1"/>
      </w:r>
      <w:r w:rsidR="00463BA1">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Pr="004867E7">
        <w:fldChar w:fldCharType="separate"/>
      </w:r>
      <w:r w:rsidRPr="004867E7">
        <w:rPr>
          <w:noProof/>
        </w:rPr>
        <w:t>(Fabricius, 2005)</w:t>
      </w:r>
      <w:r w:rsidRPr="004867E7">
        <w:fldChar w:fldCharType="end"/>
      </w:r>
      <w:r>
        <w:t xml:space="preserve"> but tube traps</w:t>
      </w:r>
      <w:r w:rsidR="00DD7FE5">
        <w:t xml:space="preserve"> overestimate deposition and</w:t>
      </w:r>
      <w:r>
        <w:t xml:space="preserve"> do not allow for sediment resuspension, making it impossible to evaluate the residence time of deposited sediment </w:t>
      </w:r>
      <w:r>
        <w:fldChar w:fldCharType="begin" w:fldLock="1"/>
      </w:r>
      <w:r w:rsidR="00463BA1">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fldChar w:fldCharType="separate"/>
      </w:r>
      <w:r w:rsidRPr="002C316A">
        <w:rPr>
          <w:noProof/>
        </w:rPr>
        <w:t>(Storlazzi et al., 2011)</w:t>
      </w:r>
      <w:r>
        <w:fldChar w:fldCharType="end"/>
      </w:r>
      <w:r>
        <w:t xml:space="preserve">. </w:t>
      </w:r>
      <w:r w:rsidR="008B383E">
        <w:t xml:space="preserve">To more accurately quantify “net” sedimentation, </w:t>
      </w:r>
      <w:r w:rsidR="008B383E">
        <w:fldChar w:fldCharType="begin" w:fldLock="1"/>
      </w:r>
      <w:r w:rsidR="00463BA1">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sidR="008B383E">
        <w:fldChar w:fldCharType="separate"/>
      </w:r>
      <w:r w:rsidR="008B383E" w:rsidRPr="00B93519">
        <w:rPr>
          <w:noProof/>
        </w:rPr>
        <w:t>Field et al</w:t>
      </w:r>
      <w:r w:rsidR="008B383E">
        <w:rPr>
          <w:noProof/>
        </w:rPr>
        <w:t>. (</w:t>
      </w:r>
      <w:r w:rsidR="008B383E" w:rsidRPr="00B93519">
        <w:rPr>
          <w:noProof/>
        </w:rPr>
        <w:t>2012)</w:t>
      </w:r>
      <w:r w:rsidR="008B383E">
        <w:fldChar w:fldCharType="end"/>
      </w:r>
      <w:r w:rsidR="008B383E">
        <w:t xml:space="preserve"> proposed the use of “S</w:t>
      </w:r>
      <w:r w:rsidR="00DD7FE5">
        <w:t>edPods” where a flat</w:t>
      </w:r>
      <w:r>
        <w:t xml:space="preserve"> </w:t>
      </w:r>
      <w:r w:rsidR="008B383E">
        <w:t xml:space="preserve">surface allows for resuspension, similar to the surrounding benthic substrate. </w:t>
      </w:r>
      <w:r w:rsidRPr="004867E7">
        <w:t xml:space="preserve">While the complex interaction of sediment composition, hydrodynamics, and coral physiology are important, basic questions about </w:t>
      </w:r>
      <w:r>
        <w:t xml:space="preserve">location and controls on </w:t>
      </w:r>
      <w:r w:rsidRPr="004867E7">
        <w:t xml:space="preserve">net </w:t>
      </w:r>
      <w:r>
        <w:t xml:space="preserve">terrigenous </w:t>
      </w:r>
      <w:r w:rsidRPr="004867E7">
        <w:t>sediment</w:t>
      </w:r>
      <w:r w:rsidR="0028443C">
        <w:t xml:space="preserve"> accumul</w:t>
      </w:r>
      <w:r w:rsidRPr="004867E7">
        <w:t>ation rates</w:t>
      </w:r>
      <w:r>
        <w:t xml:space="preserve"> </w:t>
      </w:r>
      <w:r w:rsidR="001A2853">
        <w:t>are unknown at the study site</w:t>
      </w:r>
      <w:r w:rsidRPr="004867E7">
        <w:t xml:space="preserve">. </w:t>
      </w:r>
    </w:p>
    <w:p w14:paraId="51194A0A" w14:textId="746DBBCA" w:rsidR="00824B8E" w:rsidRDefault="00824B8E" w:rsidP="00824B8E">
      <w:pPr>
        <w:ind w:firstLine="576"/>
      </w:pPr>
      <w:r>
        <w:t xml:space="preserve">Several studies have found weak or no correlation between sediment trap collection and rainfall </w:t>
      </w:r>
      <w:r>
        <w:fldChar w:fldCharType="begin" w:fldLock="1"/>
      </w:r>
      <w:r w:rsidR="00463BA1">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"ITEM-2",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"previouslyFormattedCitation" : "(Bothner et al., 2006; Victor et al., 2006)" }, "properties" : { "noteIndex" : 0 }, "schema" : "https://github.com/citation-style-language/schema/raw/master/csl-citation.json" }</w:instrText>
      </w:r>
      <w:r>
        <w:fldChar w:fldCharType="separate"/>
      </w:r>
      <w:r w:rsidRPr="00532115">
        <w:rPr>
          <w:noProof/>
        </w:rPr>
        <w:t>(Bothner et al., 2006; Victor et al., 2006)</w:t>
      </w:r>
      <w:r>
        <w:fldChar w:fldCharType="end"/>
      </w:r>
      <w:r>
        <w:t xml:space="preserve"> but it is well-known that SSY from small, mountainous watersheds can be poorly correlated with precipitation </w:t>
      </w:r>
      <w:r>
        <w:fldChar w:fldCharType="begin" w:fldLock="1"/>
      </w:r>
      <w:r w:rsidR="00463BA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BB448E">
        <w:rPr>
          <w:noProof/>
        </w:rPr>
        <w:t>(Duvert et al., 2012)</w:t>
      </w:r>
      <w:r>
        <w:fldChar w:fldCharType="end"/>
      </w:r>
      <w:r>
        <w:t xml:space="preserve">. By correlating sediment trap </w:t>
      </w:r>
      <w:r w:rsidR="00D2576F">
        <w:t>accumulation</w:t>
      </w:r>
      <w:r>
        <w:t xml:space="preserve"> with measured and modeled SSY from the watershed, t</w:t>
      </w:r>
      <w:r w:rsidR="0028443C">
        <w:t xml:space="preserve">his research proposes to </w:t>
      </w:r>
      <w:r w:rsidR="00D2576F">
        <w:t xml:space="preserve">develop a </w:t>
      </w:r>
      <w:r w:rsidR="0028443C">
        <w:t>model</w:t>
      </w:r>
      <w:r w:rsidR="00D2576F">
        <w:t xml:space="preserve"> of spatially distributed,</w:t>
      </w:r>
      <w:r>
        <w:t xml:space="preserve"> </w:t>
      </w:r>
      <w:r w:rsidR="0028443C">
        <w:t>monthly sediment accumulation as a function of watershed inputs and hydrodynamic conditions</w:t>
      </w:r>
      <w:r w:rsidR="00D2576F">
        <w:t xml:space="preserve">. </w:t>
      </w:r>
      <w:r w:rsidR="00806C21">
        <w:t xml:space="preserve">The </w:t>
      </w:r>
      <w:r w:rsidR="0028443C">
        <w:t xml:space="preserve">proposed </w:t>
      </w:r>
      <w:r w:rsidR="00806C21">
        <w:t>modeling approach is similar to other efforts that have attempted to limit the complexity of the modeling approach, but still account for the impact of ocean conditions on sediment</w:t>
      </w:r>
      <w:r w:rsidR="0028443C">
        <w:t xml:space="preserve"> dynamics</w:t>
      </w:r>
      <w:r w:rsidR="00806C21">
        <w:t xml:space="preserve"> </w:t>
      </w:r>
      <w:r w:rsidR="00806C21">
        <w:fldChar w:fldCharType="begin"/>
      </w:r>
      <w:r w:rsidR="00806C21">
        <w:instrText xml:space="preserve"> ADDIN EN.CITE &lt;EndNote&gt;&lt;Cite&gt;&lt;Author&gt;Fabricius&lt;/Author&gt;&lt;Year&gt;2012&lt;/Year&gt;&lt;RecNum&gt;127&lt;/RecNum&gt;&lt;DisplayText&gt;(Fabricius et al. 2012)&lt;/DisplayText&gt;&lt;record&gt;&lt;rec-number&gt;127&lt;/rec-number&gt;&lt;foreign-keys&gt;&lt;key app="EN" db-id="9rz0sxsf5wzadbeat27vewpbwtea5drfdesw"&gt;127&lt;/key&gt;&lt;/foreign-keys&gt;&lt;ref-type name="Journal Article"&gt;17&lt;/ref-type&gt;&lt;contributors&gt;&lt;authors&gt;&lt;author&gt;Fabricius, K.E.&lt;/author&gt;&lt;author&gt;De’ath, G.&lt;/author&gt;&lt;author&gt;Humphrey, C.&lt;/author&gt;&lt;author&gt;Zagorskis, I.&lt;/author&gt;&lt;author&gt;Schaffelke, B.&lt;/author&gt;&lt;/authors&gt;&lt;/contributors&gt;&lt;titles&gt;&lt;title&gt;Intra-annual variation in turbidity in response to terrestrial runoff on near-shore coral reefs of the Great Barrier Reef&lt;/title&gt;&lt;secondary-title&gt;Estuarine, Coastal and Shelf Science&lt;/secondary-title&gt;&lt;/titles&gt;&lt;periodical&gt;&lt;full-title&gt;Estuarine, Coastal and Shelf Science&lt;/full-title&gt;&lt;/periodical&gt;&lt;pages&gt;1-9&lt;/pages&gt;&lt;volume&gt;in press&lt;/volume&gt;&lt;dates&gt;&lt;year&gt;2012&lt;/year&gt;&lt;/dates&gt;&lt;isbn&gt;0272-7714&lt;/isbn&gt;&lt;urls&gt;&lt;/urls&gt;&lt;/record&gt;&lt;/Cite&gt;&lt;/EndNote&gt;</w:instrText>
      </w:r>
      <w:r w:rsidR="00806C21">
        <w:fldChar w:fldCharType="separate"/>
      </w:r>
      <w:r w:rsidR="00806C21">
        <w:rPr>
          <w:noProof/>
        </w:rPr>
        <w:t>(</w:t>
      </w:r>
      <w:hyperlink w:anchor="_ENREF_4" w:tooltip="Fabricius, 2012 #127" w:history="1">
        <w:r w:rsidR="00806C21">
          <w:rPr>
            <w:noProof/>
          </w:rPr>
          <w:t>Fabricius et al. 2012</w:t>
        </w:r>
      </w:hyperlink>
      <w:r w:rsidR="00806C21">
        <w:rPr>
          <w:noProof/>
        </w:rPr>
        <w:t>)</w:t>
      </w:r>
      <w:r w:rsidR="00806C21">
        <w:fldChar w:fldCharType="end"/>
      </w:r>
      <w:r w:rsidR="00806C21">
        <w:t xml:space="preserve">. </w:t>
      </w:r>
      <w:r>
        <w:t xml:space="preserve"> </w:t>
      </w:r>
    </w:p>
    <w:p w14:paraId="791126EA" w14:textId="77777777" w:rsidR="00806C21" w:rsidRPr="000937A9" w:rsidRDefault="00806C21" w:rsidP="001A2853">
      <w:pPr>
        <w:spacing w:after="0"/>
        <w:ind w:firstLine="720"/>
      </w:pPr>
      <w:r>
        <w:t>The research questions for this paper are:</w:t>
      </w:r>
    </w:p>
    <w:p w14:paraId="220EE98D" w14:textId="77777777" w:rsidR="00806C21" w:rsidRDefault="00806C21" w:rsidP="00AA256C">
      <w:pPr>
        <w:spacing w:after="0"/>
      </w:pPr>
      <w:r>
        <w:t>Temporal controls:</w:t>
      </w:r>
    </w:p>
    <w:p w14:paraId="6942B150" w14:textId="77777777" w:rsidR="00AA256C" w:rsidRDefault="00806C21" w:rsidP="00AA256C">
      <w:pPr>
        <w:pStyle w:val="ListParagraph"/>
        <w:numPr>
          <w:ilvl w:val="0"/>
          <w:numId w:val="31"/>
        </w:numPr>
        <w:spacing w:after="0"/>
      </w:pPr>
      <w:r>
        <w:t>How do flood-supplied terrigenous sediment and hydrodynamic conditions interact to control</w:t>
      </w:r>
      <w:r w:rsidRPr="00703BBA">
        <w:t xml:space="preserve"> the gross and net </w:t>
      </w:r>
      <w:r>
        <w:t xml:space="preserve">rate of terrigenous sediment </w:t>
      </w:r>
      <w:r w:rsidRPr="00703BBA">
        <w:t>deposition at monthly time scales</w:t>
      </w:r>
      <w:r>
        <w:t xml:space="preserve"> </w:t>
      </w:r>
      <w:r w:rsidRPr="00703BBA">
        <w:t xml:space="preserve">in </w:t>
      </w:r>
      <w:r>
        <w:t>a coral reef embayment</w:t>
      </w:r>
      <w:r w:rsidRPr="00703BBA">
        <w:t xml:space="preserve">? </w:t>
      </w:r>
    </w:p>
    <w:p w14:paraId="178EA10F" w14:textId="3E993390" w:rsidR="00806C21" w:rsidRDefault="00806C21" w:rsidP="00AA256C">
      <w:pPr>
        <w:pStyle w:val="ListParagraph"/>
        <w:numPr>
          <w:ilvl w:val="0"/>
          <w:numId w:val="31"/>
        </w:numPr>
        <w:spacing w:after="0"/>
      </w:pPr>
      <w:r>
        <w:t xml:space="preserve">Is there a seasonal pattern of sediment deposition and removal, with sediment </w:t>
      </w:r>
      <w:r w:rsidR="0028443C">
        <w:t>accumulating</w:t>
      </w:r>
      <w:r>
        <w:t xml:space="preserve"> during the wet season</w:t>
      </w:r>
      <w:r w:rsidR="0028443C">
        <w:t>,</w:t>
      </w:r>
      <w:r>
        <w:t xml:space="preserve"> when storms coincide with quiescent ocean conditions</w:t>
      </w:r>
      <w:r w:rsidR="0028443C">
        <w:t>,</w:t>
      </w:r>
      <w:r>
        <w:t xml:space="preserve"> and removed during the dry season</w:t>
      </w:r>
      <w:r w:rsidR="0028443C">
        <w:t>,</w:t>
      </w:r>
      <w:r>
        <w:t xml:space="preserve"> when storms coincide with active ocean conditions?</w:t>
      </w:r>
      <w:r w:rsidRPr="00703BBA">
        <w:t xml:space="preserve"> </w:t>
      </w:r>
    </w:p>
    <w:p w14:paraId="55C56D87" w14:textId="77777777" w:rsidR="00806C21" w:rsidRDefault="00806C21" w:rsidP="00AA256C">
      <w:pPr>
        <w:spacing w:after="0"/>
      </w:pPr>
      <w:r>
        <w:t xml:space="preserve">Spatial controls: </w:t>
      </w:r>
    </w:p>
    <w:p w14:paraId="4B812A74" w14:textId="53FB258A" w:rsidR="00806C21" w:rsidRDefault="00806C21" w:rsidP="001A2853">
      <w:pPr>
        <w:spacing w:after="0"/>
        <w:ind w:firstLine="576"/>
      </w:pPr>
      <w:r>
        <w:t>What controls the spatial distribution of sediment</w:t>
      </w:r>
      <w:r w:rsidR="0028443C">
        <w:t xml:space="preserve"> accumulation</w:t>
      </w:r>
      <w:r>
        <w:t xml:space="preserve">, and can it be predicted by the flow </w:t>
      </w:r>
      <w:r w:rsidR="0028443C">
        <w:t>velocities</w:t>
      </w:r>
      <w:r>
        <w:t xml:space="preserve"> of water over the reef</w:t>
      </w:r>
      <w:r w:rsidR="0028443C">
        <w:t xml:space="preserve"> and distance from the stream mouth</w:t>
      </w:r>
      <w:r w:rsidR="00DD7FE5">
        <w:t>?</w:t>
      </w:r>
    </w:p>
    <w:p w14:paraId="013E8F6A" w14:textId="77777777" w:rsidR="00806C21" w:rsidRPr="00703BBA" w:rsidRDefault="00806C21" w:rsidP="005009D9">
      <w:pPr>
        <w:pStyle w:val="Heading2"/>
        <w:numPr>
          <w:ilvl w:val="0"/>
          <w:numId w:val="0"/>
        </w:numPr>
        <w:ind w:left="576" w:hanging="576"/>
        <w:rPr>
          <w:rFonts w:asciiTheme="minorHAnsi" w:hAnsiTheme="minorHAnsi"/>
        </w:rPr>
      </w:pPr>
      <w:bookmarkStart w:id="39" w:name="_Toc389207938"/>
      <w:r w:rsidRPr="00703BBA">
        <w:rPr>
          <w:rFonts w:asciiTheme="minorHAnsi" w:hAnsiTheme="minorHAnsi"/>
        </w:rPr>
        <w:t>Pilot Study</w:t>
      </w:r>
      <w:bookmarkEnd w:id="39"/>
    </w:p>
    <w:p w14:paraId="0D24C012" w14:textId="156996A0" w:rsidR="00806C21" w:rsidRDefault="00806C21" w:rsidP="00EC1B5F">
      <w:pPr>
        <w:ind w:firstLine="720"/>
      </w:pPr>
      <w:r w:rsidRPr="00703BBA">
        <w:t>In February and March, 2012</w:t>
      </w:r>
      <w:r>
        <w:t>,</w:t>
      </w:r>
      <w:r w:rsidR="00EC1B5F">
        <w:t xml:space="preserve"> </w:t>
      </w:r>
      <w:r>
        <w:t xml:space="preserve">total </w:t>
      </w:r>
      <w:r w:rsidRPr="00703BBA">
        <w:t>sedimen</w:t>
      </w:r>
      <w:r>
        <w:t>t accumulation</w:t>
      </w:r>
      <w:r w:rsidR="00EC1B5F">
        <w:t xml:space="preserve"> was </w:t>
      </w:r>
      <w:r w:rsidR="00EC1B5F" w:rsidRPr="00703BBA">
        <w:t>measured</w:t>
      </w:r>
      <w:r w:rsidRPr="00703BBA">
        <w:t xml:space="preserve"> at nine locations on Faga’alu reef</w:t>
      </w:r>
      <w:r>
        <w:t xml:space="preserve"> using simple tube traps (</w:t>
      </w:r>
      <w:r w:rsidR="00AA256C">
        <w:t>TUBE</w:t>
      </w:r>
      <w:r>
        <w:t xml:space="preserve">), a ceramic tile (TILE), and an Astroturf mat (MAT). From April 2013 through June 2013 </w:t>
      </w:r>
      <w:r w:rsidR="00EC1B5F">
        <w:t xml:space="preserve">sediment accumulation was </w:t>
      </w:r>
      <w:r>
        <w:t>measured using SedPods.</w:t>
      </w:r>
      <w:r w:rsidRPr="00703BBA">
        <w:t xml:space="preserve"> </w:t>
      </w:r>
      <w:r>
        <w:t>Sediment accumulation</w:t>
      </w:r>
      <w:r w:rsidRPr="00703BBA">
        <w:t xml:space="preserve"> </w:t>
      </w:r>
      <w:r w:rsidR="00EC1B5F" w:rsidRPr="00703BBA">
        <w:t>included both reef-derived</w:t>
      </w:r>
      <w:r w:rsidR="00EC1B5F">
        <w:t xml:space="preserve"> carbonate</w:t>
      </w:r>
      <w:r w:rsidR="00EC1B5F" w:rsidRPr="00703BBA">
        <w:t xml:space="preserve"> and terrigenous sediment</w:t>
      </w:r>
      <w:r w:rsidR="00EC1B5F">
        <w:t xml:space="preserve">, and </w:t>
      </w:r>
      <w:r>
        <w:t>varied</w:t>
      </w:r>
      <w:r w:rsidRPr="00703BBA">
        <w:t xml:space="preserve"> according to sediment trap type</w:t>
      </w:r>
      <w:r>
        <w:t xml:space="preserve">, location, and ocean </w:t>
      </w:r>
      <w:r>
        <w:lastRenderedPageBreak/>
        <w:t>conditions</w:t>
      </w:r>
      <w:r w:rsidRPr="00703BBA">
        <w:t xml:space="preserve"> </w:t>
      </w:r>
      <w:r>
        <w:t>(</w:t>
      </w:r>
      <w:r w:rsidR="00EC1B5F">
        <w:fldChar w:fldCharType="begin"/>
      </w:r>
      <w:r w:rsidR="00EC1B5F">
        <w:instrText xml:space="preserve"> REF _Ref391630281 \h </w:instrText>
      </w:r>
      <w:r w:rsidR="00EC1B5F">
        <w:fldChar w:fldCharType="separate"/>
      </w:r>
      <w:r w:rsidR="000544B2" w:rsidRPr="00703BBA">
        <w:t xml:space="preserve">Figure </w:t>
      </w:r>
      <w:r w:rsidR="000544B2">
        <w:rPr>
          <w:noProof/>
        </w:rPr>
        <w:t>3</w:t>
      </w:r>
      <w:r w:rsidR="00EC1B5F">
        <w:fldChar w:fldCharType="end"/>
      </w:r>
      <w:r w:rsidR="005D398C">
        <w:t>)</w:t>
      </w:r>
      <w:r w:rsidRPr="00703BBA">
        <w:t xml:space="preserve">. </w:t>
      </w:r>
      <w:r w:rsidR="00EC1B5F">
        <w:t>The pilot study demonstrated strong spatial variability in sediment accumulation, with high rates near the stream</w:t>
      </w:r>
      <w:r w:rsidR="00AA256C">
        <w:t xml:space="preserve"> mouth and on the northern reef</w:t>
      </w:r>
      <w:r w:rsidR="00EC1B5F">
        <w:t xml:space="preserve">. However, the pilot study data are insufficient to test the hypotheses due to a limited number of samples (n=5), no assessment of sediment composition, and insufficient data on hydrodynamic conditions. The methods developed in the pilot study have informed the development of the methods for the proposal. </w:t>
      </w:r>
    </w:p>
    <w:p w14:paraId="676E9565" w14:textId="77777777" w:rsidR="005D398C" w:rsidRPr="00703BBA" w:rsidRDefault="005D398C" w:rsidP="005D398C">
      <w:pPr>
        <w:keepNext/>
      </w:pPr>
      <w:r w:rsidRPr="00703BBA">
        <w:rPr>
          <w:noProof/>
        </w:rPr>
        <w:drawing>
          <wp:inline distT="0" distB="0" distL="0" distR="0" wp14:anchorId="23593B9F" wp14:editId="3150F736">
            <wp:extent cx="4371975" cy="3344307"/>
            <wp:effectExtent l="0" t="0" r="0" b="8890"/>
            <wp:docPr id="10" name="Picture 0" descr="March2012sedtr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2012sedtraps.jpg"/>
                    <pic:cNvPicPr/>
                  </pic:nvPicPr>
                  <pic:blipFill>
                    <a:blip r:embed="rId16" cstate="print"/>
                    <a:stretch>
                      <a:fillRect/>
                    </a:stretch>
                  </pic:blipFill>
                  <pic:spPr>
                    <a:xfrm>
                      <a:off x="0" y="0"/>
                      <a:ext cx="4413841" cy="3376332"/>
                    </a:xfrm>
                    <a:prstGeom prst="rect">
                      <a:avLst/>
                    </a:prstGeom>
                  </pic:spPr>
                </pic:pic>
              </a:graphicData>
            </a:graphic>
          </wp:inline>
        </w:drawing>
      </w:r>
    </w:p>
    <w:p w14:paraId="385C4A3B" w14:textId="18663057" w:rsidR="005D398C" w:rsidRPr="00703BBA" w:rsidRDefault="005D398C" w:rsidP="005D398C">
      <w:pPr>
        <w:pStyle w:val="Caption"/>
      </w:pPr>
      <w:bookmarkStart w:id="40" w:name="_Ref391630281"/>
      <w:bookmarkStart w:id="41" w:name="_Ref373221157"/>
      <w:r w:rsidRPr="00703BBA">
        <w:t xml:space="preserve">Figure </w:t>
      </w:r>
      <w:r w:rsidR="00076ED0">
        <w:fldChar w:fldCharType="begin"/>
      </w:r>
      <w:r w:rsidR="00076ED0">
        <w:instrText xml:space="preserve"> SEQ Figure \* ARABIC </w:instrText>
      </w:r>
      <w:r w:rsidR="00076ED0">
        <w:fldChar w:fldCharType="separate"/>
      </w:r>
      <w:r w:rsidR="000544B2">
        <w:rPr>
          <w:noProof/>
        </w:rPr>
        <w:t>3</w:t>
      </w:r>
      <w:r w:rsidR="00076ED0">
        <w:rPr>
          <w:noProof/>
        </w:rPr>
        <w:fldChar w:fldCharType="end"/>
      </w:r>
      <w:bookmarkEnd w:id="40"/>
      <w:r>
        <w:rPr>
          <w:noProof/>
        </w:rPr>
        <w:t>.</w:t>
      </w:r>
      <w:r w:rsidRPr="00703BBA">
        <w:t xml:space="preserve"> </w:t>
      </w:r>
      <w:r>
        <w:t>S</w:t>
      </w:r>
      <w:r w:rsidRPr="00703BBA">
        <w:t>ediment accumulation in tube, tile, and Astroturf sediment traps</w:t>
      </w:r>
      <w:bookmarkEnd w:id="41"/>
      <w:r>
        <w:t xml:space="preserve"> during pilot study, March 2012.</w:t>
      </w:r>
    </w:p>
    <w:p w14:paraId="12015CEB" w14:textId="77777777" w:rsidR="00806C21" w:rsidRPr="005D398C" w:rsidRDefault="00806C21" w:rsidP="005D398C">
      <w:pPr>
        <w:pStyle w:val="Heading2"/>
        <w:numPr>
          <w:ilvl w:val="0"/>
          <w:numId w:val="0"/>
        </w:numPr>
      </w:pPr>
      <w:bookmarkStart w:id="42" w:name="_Toc389207939"/>
      <w:r w:rsidRPr="005D398C">
        <w:t>Methods</w:t>
      </w:r>
      <w:bookmarkEnd w:id="42"/>
    </w:p>
    <w:p w14:paraId="59564E74" w14:textId="77777777" w:rsidR="00806C21" w:rsidRPr="005D398C" w:rsidRDefault="00806C21" w:rsidP="005D398C">
      <w:pPr>
        <w:pStyle w:val="Heading3"/>
      </w:pPr>
      <w:r w:rsidRPr="005D398C">
        <w:t xml:space="preserve">Measuring sediment accumulation on the reef </w:t>
      </w:r>
    </w:p>
    <w:p w14:paraId="582E5F21" w14:textId="436BCD13" w:rsidR="00806C21" w:rsidRDefault="00806C21" w:rsidP="001A2853">
      <w:pPr>
        <w:ind w:firstLine="720"/>
      </w:pPr>
      <w:r>
        <w:t xml:space="preserve">Deploying a </w:t>
      </w:r>
      <w:r w:rsidR="00AA256C">
        <w:t>TUBE</w:t>
      </w:r>
      <w:r>
        <w:t xml:space="preserve"> in conjunction with a SedPod </w:t>
      </w:r>
      <w:r w:rsidR="001A2853">
        <w:t>will allow</w:t>
      </w:r>
      <w:r>
        <w:t xml:space="preserve"> comparison of gross and net sediment accumulation, and an assessment of the interaction of sediment loading and removal at time scales relevant to coral mortality and management. </w:t>
      </w:r>
      <w:r w:rsidR="001A2853">
        <w:t>SedPods</w:t>
      </w:r>
      <w:r>
        <w:t xml:space="preserve"> </w:t>
      </w:r>
      <w:r w:rsidRPr="00703BBA">
        <w:t xml:space="preserve">and </w:t>
      </w:r>
      <w:r>
        <w:t>TUBEs</w:t>
      </w:r>
      <w:r w:rsidR="00EC1B5F">
        <w:t>,</w:t>
      </w:r>
      <w:r w:rsidRPr="00703BBA">
        <w:t xml:space="preserve"> </w:t>
      </w:r>
      <w:r>
        <w:t xml:space="preserve">deployed </w:t>
      </w:r>
      <w:r w:rsidRPr="00703BBA">
        <w:t>at nine locations</w:t>
      </w:r>
      <w:r>
        <w:t xml:space="preserve"> on </w:t>
      </w:r>
      <w:r w:rsidRPr="00703BBA">
        <w:t>the reef flat (water depth 1-2</w:t>
      </w:r>
      <w:r>
        <w:t xml:space="preserve"> </w:t>
      </w:r>
      <w:r w:rsidRPr="00703BBA">
        <w:t>m) and reef crest (10-15</w:t>
      </w:r>
      <w:r>
        <w:t xml:space="preserve"> </w:t>
      </w:r>
      <w:r w:rsidRPr="00703BBA">
        <w:t>m)</w:t>
      </w:r>
      <w:r>
        <w:t xml:space="preserve"> in Faga’alu Bay</w:t>
      </w:r>
      <w:r w:rsidR="00EC1B5F">
        <w:t xml:space="preserve">, </w:t>
      </w:r>
      <w:r>
        <w:t>are being collected monthly to provide data on</w:t>
      </w:r>
      <w:r w:rsidRPr="00703BBA">
        <w:t xml:space="preserve"> sediment accumulation rates (mg/cm</w:t>
      </w:r>
      <w:r w:rsidRPr="00703BBA">
        <w:rPr>
          <w:vertAlign w:val="superscript"/>
        </w:rPr>
        <w:t>2</w:t>
      </w:r>
      <w:r>
        <w:t>/d</w:t>
      </w:r>
      <w:r w:rsidRPr="00703BBA">
        <w:t xml:space="preserve">) </w:t>
      </w:r>
      <w:r w:rsidR="00EC1B5F">
        <w:t xml:space="preserve">and composition </w:t>
      </w:r>
      <w:r w:rsidRPr="00703BBA">
        <w:t>from</w:t>
      </w:r>
      <w:r>
        <w:t xml:space="preserve"> February </w:t>
      </w:r>
      <w:r w:rsidR="008B383E">
        <w:t xml:space="preserve">2014 through January 2015. </w:t>
      </w:r>
      <w:r w:rsidRPr="00703BBA">
        <w:t xml:space="preserve">Collection </w:t>
      </w:r>
      <w:r w:rsidR="001A2853">
        <w:t>will be</w:t>
      </w:r>
      <w:r w:rsidRPr="00703BBA">
        <w:t xml:space="preserve"> performed by Messina when in the field and by Department of Marine and Wildlife Resources</w:t>
      </w:r>
      <w:r w:rsidR="00EC1B5F">
        <w:t xml:space="preserve"> (DMWR) staff</w:t>
      </w:r>
      <w:r w:rsidRPr="00703BBA">
        <w:t xml:space="preserve"> when Messina is not on-island. </w:t>
      </w:r>
    </w:p>
    <w:p w14:paraId="40ED3A6F" w14:textId="1F6D8922" w:rsidR="00806C21" w:rsidRPr="00703BBA" w:rsidRDefault="00806C21" w:rsidP="005D398C">
      <w:pPr>
        <w:pStyle w:val="Heading3"/>
      </w:pPr>
      <w:r>
        <w:t xml:space="preserve">Modeling sediment accumulation </w:t>
      </w:r>
    </w:p>
    <w:p w14:paraId="3AEF1FCA" w14:textId="48F93B17" w:rsidR="00806C21" w:rsidRPr="00A77198" w:rsidRDefault="00806C21" w:rsidP="001A2853">
      <w:pPr>
        <w:pStyle w:val="ListParagraph"/>
        <w:ind w:left="0" w:firstLine="576"/>
      </w:pPr>
      <w:r>
        <w:t xml:space="preserve">Statistical models, including both simple linear regression models and more complex generalized additive mixed models (GAMMs) </w:t>
      </w:r>
      <w:r w:rsidR="001A2853">
        <w:t>will be</w:t>
      </w:r>
      <w:r w:rsidR="00EC1B5F">
        <w:t xml:space="preserve"> </w:t>
      </w:r>
      <w:r>
        <w:t xml:space="preserve">used to establish the relative controls of each measured variable on sediment accumulation rates, both the average for North and South reefs, and at each of the nine locations where accumulation </w:t>
      </w:r>
      <w:r w:rsidR="00EC1B5F">
        <w:t>is</w:t>
      </w:r>
      <w:r>
        <w:t xml:space="preserve"> measured. </w:t>
      </w:r>
      <w:r w:rsidR="001A2853">
        <w:t>S</w:t>
      </w:r>
      <w:r>
        <w:t xml:space="preserve">ediment accumulation at location </w:t>
      </w:r>
      <w:r w:rsidRPr="001A2853">
        <w:rPr>
          <w:i/>
        </w:rPr>
        <w:t>i</w:t>
      </w:r>
      <w:r>
        <w:t xml:space="preserve"> </w:t>
      </w:r>
      <w:r w:rsidR="00EC1B5F">
        <w:t>(S</w:t>
      </w:r>
      <w:r w:rsidR="00EC1B5F" w:rsidRPr="001A2853">
        <w:rPr>
          <w:vertAlign w:val="subscript"/>
        </w:rPr>
        <w:t>i</w:t>
      </w:r>
      <w:r w:rsidR="00EC1B5F">
        <w:t>)</w:t>
      </w:r>
      <w:r>
        <w:t xml:space="preserve"> during month </w:t>
      </w:r>
      <w:r w:rsidRPr="001A2853">
        <w:rPr>
          <w:i/>
        </w:rPr>
        <w:t>t</w:t>
      </w:r>
      <w:r>
        <w:t xml:space="preserve"> </w:t>
      </w:r>
      <w:r w:rsidR="001A2853">
        <w:t>will be</w:t>
      </w:r>
      <w:r w:rsidR="00EC1B5F">
        <w:t xml:space="preserve"> </w:t>
      </w:r>
      <w:r w:rsidR="001A2853">
        <w:t>calculated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9"/>
        <w:gridCol w:w="4597"/>
        <w:gridCol w:w="2854"/>
      </w:tblGrid>
      <w:tr w:rsidR="00806C21" w:rsidRPr="00EC4C96" w14:paraId="74359980" w14:textId="77777777" w:rsidTr="00360C4F">
        <w:tc>
          <w:tcPr>
            <w:tcW w:w="2178" w:type="dxa"/>
          </w:tcPr>
          <w:p w14:paraId="02A365AC" w14:textId="77777777" w:rsidR="00806C21" w:rsidRDefault="00806C21" w:rsidP="005009D9">
            <w:pPr>
              <w:pStyle w:val="ListParagraph"/>
              <w:ind w:left="0"/>
              <w:rPr>
                <w:b/>
                <w:kern w:val="24"/>
              </w:rPr>
            </w:pPr>
          </w:p>
        </w:tc>
        <w:tc>
          <w:tcPr>
            <w:tcW w:w="4884" w:type="dxa"/>
          </w:tcPr>
          <w:p w14:paraId="5180306E" w14:textId="77777777" w:rsidR="00806C21" w:rsidRDefault="00076ED0" w:rsidP="005009D9">
            <w:pPr>
              <w:pStyle w:val="ListParagraph"/>
              <w:ind w:left="0"/>
              <w:rPr>
                <w:b/>
                <w:kern w:val="24"/>
                <w:sz w:val="28"/>
              </w:rPr>
            </w:pPr>
            <m:oMathPara>
              <m:oMath>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i</m:t>
                    </m:r>
                  </m:sub>
                </m:sSub>
                <m:r>
                  <w:rPr>
                    <w:rFonts w:ascii="Cambria Math" w:hAnsi="Cambria Math"/>
                    <w:kern w:val="24"/>
                    <w:sz w:val="28"/>
                  </w:rPr>
                  <m:t>(t)=f</m:t>
                </m:r>
                <m:d>
                  <m:dPr>
                    <m:ctrlPr>
                      <w:rPr>
                        <w:rFonts w:ascii="Cambria Math" w:hAnsi="Cambria Math"/>
                        <w:i/>
                        <w:kern w:val="24"/>
                        <w:sz w:val="28"/>
                      </w:rPr>
                    </m:ctrlPr>
                  </m:dPr>
                  <m:e>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w</m:t>
                        </m:r>
                      </m:sub>
                    </m:sSub>
                    <m:r>
                      <w:rPr>
                        <w:rFonts w:ascii="Cambria Math" w:hAnsi="Cambria Math"/>
                        <w:kern w:val="24"/>
                        <w:sz w:val="28"/>
                      </w:rPr>
                      <m:t>(t),</m:t>
                    </m:r>
                    <m:sSub>
                      <m:sSubPr>
                        <m:ctrlPr>
                          <w:rPr>
                            <w:rFonts w:ascii="Cambria Math" w:hAnsi="Cambria Math"/>
                            <w:i/>
                            <w:kern w:val="24"/>
                            <w:sz w:val="28"/>
                          </w:rPr>
                        </m:ctrlPr>
                      </m:sSubPr>
                      <m:e>
                        <m:r>
                          <w:rPr>
                            <w:rFonts w:ascii="Cambria Math" w:hAnsi="Cambria Math"/>
                            <w:kern w:val="24"/>
                            <w:sz w:val="28"/>
                          </w:rPr>
                          <m:t>R</m:t>
                        </m:r>
                      </m:e>
                      <m:sub>
                        <m:r>
                          <w:rPr>
                            <w:rFonts w:ascii="Cambria Math" w:hAnsi="Cambria Math"/>
                            <w:kern w:val="24"/>
                            <w:sz w:val="28"/>
                          </w:rPr>
                          <m:t>i</m:t>
                        </m:r>
                      </m:sub>
                    </m:sSub>
                    <m:r>
                      <w:rPr>
                        <w:rFonts w:ascii="Cambria Math" w:hAnsi="Cambria Math"/>
                        <w:kern w:val="24"/>
                        <w:sz w:val="28"/>
                      </w:rPr>
                      <m:t>(t),</m:t>
                    </m:r>
                    <m:sSub>
                      <m:sSubPr>
                        <m:ctrlPr>
                          <w:rPr>
                            <w:rFonts w:ascii="Cambria Math" w:hAnsi="Cambria Math"/>
                            <w:kern w:val="24"/>
                            <w:sz w:val="28"/>
                          </w:rPr>
                        </m:ctrlPr>
                      </m:sSubPr>
                      <m:e>
                        <m:r>
                          <w:rPr>
                            <w:rFonts w:ascii="Cambria Math" w:hAnsi="Cambria Math"/>
                            <w:kern w:val="24"/>
                            <w:sz w:val="28"/>
                          </w:rPr>
                          <m:t>SB</m:t>
                        </m:r>
                      </m:e>
                      <m:sub>
                        <m:r>
                          <w:rPr>
                            <w:rFonts w:ascii="Cambria Math" w:hAnsi="Cambria Math"/>
                            <w:kern w:val="24"/>
                            <w:sz w:val="28"/>
                          </w:rPr>
                          <m:t>i</m:t>
                        </m:r>
                      </m:sub>
                    </m:sSub>
                  </m:e>
                </m:d>
              </m:oMath>
            </m:oMathPara>
          </w:p>
          <w:p w14:paraId="3DCEC79A" w14:textId="77777777" w:rsidR="00806C21" w:rsidRDefault="00806C21" w:rsidP="005009D9">
            <w:pPr>
              <w:pStyle w:val="ListParagraph"/>
              <w:ind w:left="0"/>
              <w:rPr>
                <w:b/>
                <w:kern w:val="24"/>
              </w:rPr>
            </w:pPr>
          </w:p>
        </w:tc>
        <w:tc>
          <w:tcPr>
            <w:tcW w:w="3126" w:type="dxa"/>
          </w:tcPr>
          <w:p w14:paraId="40CC2F0B" w14:textId="6DD7CF06" w:rsidR="00806C21" w:rsidRPr="00EC4C96" w:rsidRDefault="00806C21" w:rsidP="00BB5B8E">
            <w:pPr>
              <w:pStyle w:val="ListParagraph"/>
              <w:ind w:left="0"/>
              <w:jc w:val="right"/>
              <w:rPr>
                <w:kern w:val="24"/>
              </w:rPr>
            </w:pPr>
            <w:r w:rsidRPr="00EC4C96">
              <w:rPr>
                <w:kern w:val="24"/>
              </w:rPr>
              <w:t xml:space="preserve">Equation </w:t>
            </w:r>
            <w:r w:rsidR="00BB5B8E">
              <w:rPr>
                <w:kern w:val="24"/>
              </w:rPr>
              <w:t>6</w:t>
            </w:r>
          </w:p>
        </w:tc>
      </w:tr>
    </w:tbl>
    <w:p w14:paraId="1D17A000" w14:textId="2CA2FD8B" w:rsidR="00806C21" w:rsidRPr="001A2853" w:rsidRDefault="00806C21" w:rsidP="001A2853">
      <w:pPr>
        <w:pStyle w:val="ListParagraph"/>
        <w:ind w:left="0"/>
        <w:rPr>
          <w:kern w:val="24"/>
        </w:rPr>
      </w:pPr>
      <w:r>
        <w:rPr>
          <w:kern w:val="24"/>
        </w:rPr>
        <w:lastRenderedPageBreak/>
        <w:t xml:space="preserve">where </w:t>
      </w:r>
      <w:r w:rsidRPr="00614046">
        <w:rPr>
          <w:i/>
          <w:kern w:val="24"/>
        </w:rPr>
        <w:t>S</w:t>
      </w:r>
      <w:r>
        <w:rPr>
          <w:i/>
          <w:kern w:val="24"/>
          <w:vertAlign w:val="subscript"/>
        </w:rPr>
        <w:t>w</w:t>
      </w:r>
      <w:r w:rsidRPr="00614046">
        <w:rPr>
          <w:i/>
          <w:kern w:val="24"/>
        </w:rPr>
        <w:t>(t)</w:t>
      </w:r>
      <w:r>
        <w:rPr>
          <w:kern w:val="24"/>
        </w:rPr>
        <w:t xml:space="preserve"> is </w:t>
      </w:r>
      <w:r w:rsidR="00EC1B5F">
        <w:rPr>
          <w:kern w:val="24"/>
        </w:rPr>
        <w:t xml:space="preserve">total </w:t>
      </w:r>
      <w:r>
        <w:rPr>
          <w:kern w:val="24"/>
        </w:rPr>
        <w:t xml:space="preserve">sediment loading from Faga'alu Stream in month </w:t>
      </w:r>
      <w:r w:rsidRPr="00614046">
        <w:rPr>
          <w:i/>
          <w:kern w:val="24"/>
        </w:rPr>
        <w:t>t</w:t>
      </w:r>
      <w:r>
        <w:rPr>
          <w:kern w:val="24"/>
        </w:rPr>
        <w:t xml:space="preserve">, </w:t>
      </w:r>
      <w:r w:rsidRPr="00614046">
        <w:rPr>
          <w:i/>
          <w:kern w:val="24"/>
        </w:rPr>
        <w:t>R</w:t>
      </w:r>
      <w:r w:rsidRPr="005420C9">
        <w:rPr>
          <w:i/>
          <w:kern w:val="24"/>
          <w:vertAlign w:val="subscript"/>
        </w:rPr>
        <w:t>i</w:t>
      </w:r>
      <w:r w:rsidRPr="00614046">
        <w:rPr>
          <w:i/>
          <w:kern w:val="24"/>
        </w:rPr>
        <w:t>(t)</w:t>
      </w:r>
      <w:r>
        <w:rPr>
          <w:kern w:val="24"/>
        </w:rPr>
        <w:t xml:space="preserve"> is mean water residence time over the reef flat at location </w:t>
      </w:r>
      <w:r>
        <w:rPr>
          <w:i/>
          <w:kern w:val="24"/>
        </w:rPr>
        <w:t xml:space="preserve">i </w:t>
      </w:r>
      <w:r w:rsidR="00AD2E02">
        <w:rPr>
          <w:kern w:val="24"/>
        </w:rPr>
        <w:t>(</w:t>
      </w:r>
      <w:r>
        <w:rPr>
          <w:kern w:val="24"/>
        </w:rPr>
        <w:t>either the mean of the month or mean during storm events</w:t>
      </w:r>
      <w:r w:rsidR="00AD2E02">
        <w:rPr>
          <w:kern w:val="24"/>
        </w:rPr>
        <w:t>)</w:t>
      </w:r>
      <w:r>
        <w:rPr>
          <w:kern w:val="24"/>
        </w:rPr>
        <w:t xml:space="preserve">, and </w:t>
      </w:r>
      <w:r w:rsidRPr="00614046">
        <w:rPr>
          <w:i/>
          <w:kern w:val="24"/>
        </w:rPr>
        <w:t>SB</w:t>
      </w:r>
      <w:r w:rsidRPr="00614046">
        <w:rPr>
          <w:i/>
          <w:kern w:val="24"/>
          <w:vertAlign w:val="subscript"/>
        </w:rPr>
        <w:t>i</w:t>
      </w:r>
      <w:r w:rsidRPr="00614046">
        <w:rPr>
          <w:kern w:val="24"/>
          <w:vertAlign w:val="subscript"/>
        </w:rPr>
        <w:t xml:space="preserve"> </w:t>
      </w:r>
      <w:r>
        <w:rPr>
          <w:kern w:val="24"/>
        </w:rPr>
        <w:t>is substrate type (live coral,</w:t>
      </w:r>
      <w:r w:rsidRPr="00360A39">
        <w:rPr>
          <w:kern w:val="24"/>
        </w:rPr>
        <w:t xml:space="preserve"> </w:t>
      </w:r>
      <w:r>
        <w:rPr>
          <w:kern w:val="24"/>
        </w:rPr>
        <w:t>dead coral</w:t>
      </w:r>
      <w:r w:rsidRPr="00360A39">
        <w:rPr>
          <w:kern w:val="24"/>
        </w:rPr>
        <w:t>,</w:t>
      </w:r>
      <w:r>
        <w:rPr>
          <w:kern w:val="24"/>
        </w:rPr>
        <w:t xml:space="preserve"> coralline sand,</w:t>
      </w:r>
      <w:r w:rsidRPr="00360A39">
        <w:rPr>
          <w:kern w:val="24"/>
        </w:rPr>
        <w:t xml:space="preserve"> mud)</w:t>
      </w:r>
      <w:r>
        <w:rPr>
          <w:kern w:val="24"/>
        </w:rPr>
        <w:t xml:space="preserve"> at location </w:t>
      </w:r>
      <w:r>
        <w:rPr>
          <w:i/>
          <w:kern w:val="24"/>
        </w:rPr>
        <w:t>i</w:t>
      </w:r>
      <w:r>
        <w:rPr>
          <w:kern w:val="24"/>
        </w:rPr>
        <w:t>, which is a proxy for sediment availability in the microenvironment</w:t>
      </w:r>
      <w:r w:rsidR="001A2853">
        <w:rPr>
          <w:kern w:val="24"/>
        </w:rPr>
        <w:t xml:space="preserve"> around the sampling location. S</w:t>
      </w:r>
      <w:r>
        <w:t xml:space="preserve">ediment loading from the watershed </w:t>
      </w:r>
      <w:r w:rsidR="001A2853">
        <w:t xml:space="preserve">in month </w:t>
      </w:r>
      <w:r w:rsidR="001A2853">
        <w:rPr>
          <w:i/>
        </w:rPr>
        <w:t xml:space="preserve">t </w:t>
      </w:r>
      <w:r w:rsidRPr="00703BBA">
        <w:t>(S</w:t>
      </w:r>
      <w:r>
        <w:rPr>
          <w:vertAlign w:val="subscript"/>
        </w:rPr>
        <w:t>w</w:t>
      </w:r>
      <w:r w:rsidR="001A2853">
        <w:t>(t)</w:t>
      </w:r>
      <w:r w:rsidRPr="00703BBA">
        <w:t xml:space="preserve">) </w:t>
      </w:r>
      <w:r w:rsidR="001A2853">
        <w:t>will be</w:t>
      </w:r>
      <w:r>
        <w:t xml:space="preserve"> calculated</w:t>
      </w:r>
      <w:r w:rsidR="001A2853">
        <w:t xml:space="preserve"> </w:t>
      </w:r>
      <w:r w:rsidR="00AD2E02">
        <w:t>using the model from Paper One</w:t>
      </w:r>
      <w:r w:rsidR="00AA256C">
        <w:t>:</w:t>
      </w:r>
    </w:p>
    <w:tbl>
      <w:tblPr>
        <w:tblStyle w:val="TableGrid"/>
        <w:tblW w:w="0" w:type="auto"/>
        <w:tblLook w:val="04A0" w:firstRow="1" w:lastRow="0" w:firstColumn="1" w:lastColumn="0" w:noHBand="0" w:noVBand="1"/>
      </w:tblPr>
      <w:tblGrid>
        <w:gridCol w:w="3116"/>
        <w:gridCol w:w="3117"/>
        <w:gridCol w:w="3117"/>
      </w:tblGrid>
      <w:tr w:rsidR="00806C21" w:rsidRPr="0080180F" w14:paraId="13A1DA7B" w14:textId="77777777" w:rsidTr="00360C4F">
        <w:tc>
          <w:tcPr>
            <w:tcW w:w="3116" w:type="dxa"/>
            <w:tcBorders>
              <w:top w:val="nil"/>
              <w:left w:val="nil"/>
              <w:bottom w:val="nil"/>
              <w:right w:val="nil"/>
            </w:tcBorders>
          </w:tcPr>
          <w:p w14:paraId="2E61E443" w14:textId="77777777" w:rsidR="00806C21" w:rsidRPr="0080180F" w:rsidRDefault="00806C21" w:rsidP="005009D9"/>
        </w:tc>
        <w:tc>
          <w:tcPr>
            <w:tcW w:w="3117" w:type="dxa"/>
            <w:tcBorders>
              <w:top w:val="nil"/>
              <w:left w:val="nil"/>
              <w:bottom w:val="nil"/>
              <w:right w:val="nil"/>
            </w:tcBorders>
          </w:tcPr>
          <w:p w14:paraId="7C7EA405" w14:textId="10BABED2" w:rsidR="00806C21" w:rsidRPr="0080180F" w:rsidRDefault="00076ED0" w:rsidP="005009D9">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SSY</m:t>
                        </m:r>
                      </m:e>
                      <m:sub>
                        <m:r>
                          <w:rPr>
                            <w:rFonts w:ascii="Cambria Math" w:hAnsi="Cambria Math"/>
                          </w:rPr>
                          <m:t>i</m:t>
                        </m:r>
                      </m:sub>
                    </m:sSub>
                  </m:e>
                </m:nary>
              </m:oMath>
            </m:oMathPara>
          </w:p>
        </w:tc>
        <w:tc>
          <w:tcPr>
            <w:tcW w:w="3117" w:type="dxa"/>
            <w:tcBorders>
              <w:top w:val="nil"/>
              <w:left w:val="nil"/>
              <w:bottom w:val="nil"/>
              <w:right w:val="nil"/>
            </w:tcBorders>
          </w:tcPr>
          <w:p w14:paraId="2167512C" w14:textId="2BB985F8" w:rsidR="00806C21" w:rsidRPr="0080180F" w:rsidRDefault="00BB5B8E" w:rsidP="00BB5B8E">
            <w:pPr>
              <w:jc w:val="right"/>
            </w:pPr>
            <w:r>
              <w:t>Equation 7</w:t>
            </w:r>
          </w:p>
        </w:tc>
      </w:tr>
      <w:tr w:rsidR="00806C21" w:rsidRPr="0080180F" w14:paraId="23E749E3" w14:textId="77777777" w:rsidTr="00360C4F">
        <w:tc>
          <w:tcPr>
            <w:tcW w:w="9350" w:type="dxa"/>
            <w:gridSpan w:val="3"/>
            <w:tcBorders>
              <w:top w:val="nil"/>
              <w:left w:val="nil"/>
              <w:bottom w:val="nil"/>
              <w:right w:val="nil"/>
            </w:tcBorders>
          </w:tcPr>
          <w:p w14:paraId="43475DD3" w14:textId="53866B2E" w:rsidR="00806C21" w:rsidRPr="00614046" w:rsidRDefault="00806C21" w:rsidP="005009D9">
            <w:r w:rsidRPr="00614046">
              <w:t>where S</w:t>
            </w:r>
            <w:r w:rsidR="00AD2E02">
              <w:rPr>
                <w:vertAlign w:val="subscript"/>
              </w:rPr>
              <w:t>W</w:t>
            </w:r>
            <w:r w:rsidRPr="00614046">
              <w:t xml:space="preserve"> is the sum of SSY</w:t>
            </w:r>
            <w:r w:rsidR="00AD2E02">
              <w:rPr>
                <w:vertAlign w:val="subscript"/>
              </w:rPr>
              <w:t>i</w:t>
            </w:r>
            <w:r w:rsidRPr="00614046">
              <w:t xml:space="preserve"> for n events in the month</w:t>
            </w:r>
            <w:r w:rsidR="00EC2FDA">
              <w:t>, calculated from Equation 4</w:t>
            </w:r>
            <w:r w:rsidRPr="00614046">
              <w:t>.</w:t>
            </w:r>
          </w:p>
        </w:tc>
      </w:tr>
    </w:tbl>
    <w:p w14:paraId="2D14549A" w14:textId="46CC04C8" w:rsidR="00806C21" w:rsidRPr="00EB146C" w:rsidRDefault="00806C21" w:rsidP="005009D9">
      <w:pPr>
        <w:ind w:firstLine="720"/>
        <w:rPr>
          <w:u w:val="single"/>
        </w:rPr>
      </w:pPr>
      <w:r>
        <w:t>Water residence time for each 100</w:t>
      </w:r>
      <w:r w:rsidR="00AA256C">
        <w:t>m x 100m grid cell containing a TUBE</w:t>
      </w:r>
      <w:r>
        <w:t xml:space="preserve">/SedPod </w:t>
      </w:r>
      <w:r w:rsidR="001A2853">
        <w:t>will be</w:t>
      </w:r>
      <w:r>
        <w:t xml:space="preserve"> calculated from NOAA </w:t>
      </w:r>
      <w:r w:rsidR="00AA256C">
        <w:t>WW3</w:t>
      </w:r>
      <w:r>
        <w:t xml:space="preserve"> model output and the model developed in Paper Two. </w:t>
      </w:r>
      <w:r w:rsidR="00910DB1">
        <w:t>T</w:t>
      </w:r>
      <w:r>
        <w:rPr>
          <w:rFonts w:eastAsiaTheme="minorEastAsia"/>
        </w:rPr>
        <w:t xml:space="preserve">he relationship between swell height and </w:t>
      </w:r>
      <w:r w:rsidR="00910DB1">
        <w:rPr>
          <w:rFonts w:eastAsiaTheme="minorEastAsia"/>
        </w:rPr>
        <w:t>residence time</w:t>
      </w:r>
      <w:r>
        <w:rPr>
          <w:rFonts w:eastAsiaTheme="minorEastAsia"/>
        </w:rPr>
        <w:t xml:space="preserve"> in each grid cell will be determined in Paper Two, of the form</w:t>
      </w:r>
      <w:r w:rsidRPr="00703BBA">
        <w:rPr>
          <w:rFonts w:eastAsiaTheme="minorEastAsia"/>
        </w:rPr>
        <w:t>:</w:t>
      </w:r>
    </w:p>
    <w:tbl>
      <w:tblPr>
        <w:tblStyle w:val="TableGrid"/>
        <w:tblW w:w="0" w:type="auto"/>
        <w:tblLook w:val="04A0" w:firstRow="1" w:lastRow="0" w:firstColumn="1" w:lastColumn="0" w:noHBand="0" w:noVBand="1"/>
      </w:tblPr>
      <w:tblGrid>
        <w:gridCol w:w="3116"/>
        <w:gridCol w:w="3117"/>
        <w:gridCol w:w="3117"/>
      </w:tblGrid>
      <w:tr w:rsidR="00806C21" w:rsidRPr="00703BBA" w14:paraId="1E7E59E9" w14:textId="77777777" w:rsidTr="00360C4F">
        <w:tc>
          <w:tcPr>
            <w:tcW w:w="3116" w:type="dxa"/>
            <w:tcBorders>
              <w:top w:val="nil"/>
              <w:left w:val="nil"/>
              <w:bottom w:val="nil"/>
              <w:right w:val="nil"/>
            </w:tcBorders>
          </w:tcPr>
          <w:p w14:paraId="7FFE5F20" w14:textId="77777777" w:rsidR="00806C21" w:rsidRPr="00703BBA" w:rsidRDefault="00806C21" w:rsidP="005009D9">
            <w:pPr>
              <w:rPr>
                <w:u w:val="single"/>
              </w:rPr>
            </w:pPr>
          </w:p>
        </w:tc>
        <w:tc>
          <w:tcPr>
            <w:tcW w:w="3117" w:type="dxa"/>
            <w:tcBorders>
              <w:top w:val="nil"/>
              <w:left w:val="nil"/>
              <w:bottom w:val="nil"/>
              <w:right w:val="nil"/>
            </w:tcBorders>
          </w:tcPr>
          <w:p w14:paraId="5C943DE4" w14:textId="77777777" w:rsidR="00806C21" w:rsidRPr="00703BBA" w:rsidRDefault="00806C21" w:rsidP="005009D9">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sup>
                    <m:r>
                      <w:rPr>
                        <w:rFonts w:ascii="Cambria Math" w:hAnsi="Cambria Math"/>
                      </w:rPr>
                      <m:t>-b</m:t>
                    </m:r>
                  </m:sup>
                </m:sSup>
              </m:oMath>
            </m:oMathPara>
          </w:p>
        </w:tc>
        <w:tc>
          <w:tcPr>
            <w:tcW w:w="3117" w:type="dxa"/>
            <w:tcBorders>
              <w:top w:val="nil"/>
              <w:left w:val="nil"/>
              <w:bottom w:val="nil"/>
              <w:right w:val="nil"/>
            </w:tcBorders>
          </w:tcPr>
          <w:p w14:paraId="3E1749FE" w14:textId="06F6B14B" w:rsidR="00806C21" w:rsidRPr="00EB146C" w:rsidRDefault="00EC2FDA" w:rsidP="00BB5B8E">
            <w:pPr>
              <w:jc w:val="right"/>
            </w:pPr>
            <w:r>
              <w:t>Equation 8</w:t>
            </w:r>
          </w:p>
        </w:tc>
      </w:tr>
      <w:tr w:rsidR="00806C21" w:rsidRPr="00703BBA" w14:paraId="2EEE2496" w14:textId="77777777" w:rsidTr="00360C4F">
        <w:tc>
          <w:tcPr>
            <w:tcW w:w="9350" w:type="dxa"/>
            <w:gridSpan w:val="3"/>
            <w:tcBorders>
              <w:top w:val="nil"/>
              <w:left w:val="nil"/>
              <w:bottom w:val="nil"/>
              <w:right w:val="nil"/>
            </w:tcBorders>
          </w:tcPr>
          <w:p w14:paraId="704C01CE" w14:textId="1BE038B6" w:rsidR="00806C21" w:rsidRPr="00703BBA" w:rsidRDefault="00806C21" w:rsidP="005009D9">
            <w:r w:rsidRPr="00703BBA">
              <w:t xml:space="preserve">where </w:t>
            </w:r>
            <w:r>
              <w:rPr>
                <w:i/>
              </w:rPr>
              <w:t>R</w:t>
            </w:r>
            <w:r w:rsidRPr="00703BBA">
              <w:rPr>
                <w:i/>
              </w:rPr>
              <w:t>(t)</w:t>
            </w:r>
            <w:r w:rsidRPr="00703BBA">
              <w:t xml:space="preserve"> is the </w:t>
            </w:r>
            <w:r>
              <w:t xml:space="preserve">water residence </w:t>
            </w:r>
            <w:r w:rsidRPr="00703BBA">
              <w:t xml:space="preserve">time for month </w:t>
            </w:r>
            <w:r w:rsidRPr="00703BBA">
              <w:rPr>
                <w:i/>
              </w:rPr>
              <w:t>t</w:t>
            </w:r>
            <w:r w:rsidRPr="00703BBA">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w:r w:rsidRPr="00703BBA">
              <w:rPr>
                <w:rFonts w:eastAsiaTheme="minorEastAsia"/>
              </w:rPr>
              <w:t xml:space="preserve"> is mean monthly swell height, and </w:t>
            </w:r>
            <w:r w:rsidRPr="00703BBA">
              <w:rPr>
                <w:rFonts w:eastAsiaTheme="minorEastAsia"/>
                <w:i/>
              </w:rPr>
              <w:t>a</w:t>
            </w:r>
            <w:r w:rsidRPr="00703BBA">
              <w:rPr>
                <w:rFonts w:eastAsiaTheme="minorEastAsia"/>
              </w:rPr>
              <w:t xml:space="preserve"> and </w:t>
            </w:r>
            <w:r w:rsidRPr="00703BBA">
              <w:rPr>
                <w:rFonts w:eastAsiaTheme="minorEastAsia"/>
                <w:i/>
              </w:rPr>
              <w:t>b</w:t>
            </w:r>
            <w:r w:rsidRPr="00703BBA">
              <w:rPr>
                <w:rFonts w:eastAsiaTheme="minorEastAsia"/>
              </w:rPr>
              <w:t xml:space="preserve"> are calibration coefficients.</w:t>
            </w:r>
            <w:r>
              <w:rPr>
                <w:rFonts w:eastAsiaTheme="minorEastAsia"/>
              </w:rPr>
              <w:t xml:space="preserve"> Depending on the modeling results from Paper Two, it may be necessary to calculate and average water residence time daily to determine mean monthly residence time</w:t>
            </w:r>
            <w:r w:rsidR="00910DB1">
              <w:rPr>
                <w:rFonts w:eastAsiaTheme="minorEastAsia"/>
              </w:rPr>
              <w:t>, or include a term for wind-driven flow</w:t>
            </w:r>
            <w:r>
              <w:rPr>
                <w:rFonts w:eastAsiaTheme="minorEastAsia"/>
              </w:rPr>
              <w:t>.</w:t>
            </w:r>
          </w:p>
        </w:tc>
      </w:tr>
    </w:tbl>
    <w:p w14:paraId="2838FC1D" w14:textId="11F566B1" w:rsidR="00806C21" w:rsidRDefault="00806C21" w:rsidP="005009D9">
      <w:pPr>
        <w:ind w:firstLine="576"/>
      </w:pPr>
      <w:r>
        <w:t xml:space="preserve">Monthly sediment accumulation may be a function of sediment loading and </w:t>
      </w:r>
      <w:r w:rsidR="008A5703">
        <w:t>hydrodynamic processes</w:t>
      </w:r>
      <w:r>
        <w:t xml:space="preserve"> interacting on daily time scales, where hydrodynamic conditions only on the day of sediment discharge and not the mean monthly condition, are important. If monthly sediment loading and monthly mean residence time </w:t>
      </w:r>
      <w:r w:rsidRPr="00703BBA">
        <w:t>do</w:t>
      </w:r>
      <w:r>
        <w:t xml:space="preserve"> not adequately predict sediment accumulation in the sediment traps,</w:t>
      </w:r>
      <w:r w:rsidRPr="00703BBA">
        <w:t xml:space="preserve"> </w:t>
      </w:r>
      <w:commentRangeStart w:id="43"/>
      <w:commentRangeStart w:id="44"/>
      <w:r w:rsidRPr="00703BBA">
        <w:t>it might be necessary to investigate</w:t>
      </w:r>
      <w:r>
        <w:t xml:space="preserve"> sediment loading and</w:t>
      </w:r>
      <w:r w:rsidRPr="00703BBA">
        <w:t xml:space="preserve"> </w:t>
      </w:r>
      <w:r>
        <w:t>water residence times</w:t>
      </w:r>
      <w:r w:rsidRPr="00703BBA">
        <w:t xml:space="preserve"> on daily </w:t>
      </w:r>
      <w:r>
        <w:t>scales</w:t>
      </w:r>
      <w:commentRangeEnd w:id="43"/>
      <w:r>
        <w:rPr>
          <w:rStyle w:val="CommentReference"/>
        </w:rPr>
        <w:commentReference w:id="43"/>
      </w:r>
      <w:commentRangeEnd w:id="44"/>
      <w:r>
        <w:rPr>
          <w:rStyle w:val="CommentReference"/>
        </w:rPr>
        <w:commentReference w:id="44"/>
      </w:r>
      <w:r>
        <w:t>, and further refine the statistical a</w:t>
      </w:r>
      <w:r w:rsidR="008A5703">
        <w:t>nalysis and equations. In that cas</w:t>
      </w:r>
      <w:r>
        <w:t>e, daily sediment loading and daily mean residence time will be used to assess daily deposition, which can be compared to the monthly sediment accumulation measurements.</w:t>
      </w:r>
    </w:p>
    <w:p w14:paraId="2D2CB23D" w14:textId="35CD48C5" w:rsidR="00806C21" w:rsidRPr="006C520F" w:rsidRDefault="00EC2AA1" w:rsidP="00EC2AA1">
      <w:pPr>
        <w:pStyle w:val="Heading3"/>
      </w:pPr>
      <w:r>
        <w:t>Temporal distribution</w:t>
      </w:r>
      <w:r w:rsidR="00806C21" w:rsidRPr="006C520F">
        <w:t xml:space="preserve"> of sediment </w:t>
      </w:r>
      <w:r>
        <w:t>accumulation</w:t>
      </w:r>
    </w:p>
    <w:p w14:paraId="7793E3F5" w14:textId="27AA7B77" w:rsidR="00806C21" w:rsidRDefault="00806C21" w:rsidP="005009D9">
      <w:pPr>
        <w:ind w:firstLine="576"/>
      </w:pPr>
      <w:r>
        <w:t xml:space="preserve">Two time scales of analysis </w:t>
      </w:r>
      <w:r w:rsidR="00910DB1">
        <w:t>will be used</w:t>
      </w:r>
      <w:r>
        <w:t xml:space="preserve">: monthly and seasonal (dry and wet season). A monthly time interval was chosen to correspond with other studies found in the literature </w:t>
      </w:r>
      <w:r>
        <w:fldChar w:fldCharType="begin" w:fldLock="1"/>
      </w:r>
      <w:r w:rsidR="00463BA1">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fldChar w:fldCharType="separate"/>
      </w:r>
      <w:r w:rsidRPr="006C520F">
        <w:rPr>
          <w:noProof/>
        </w:rPr>
        <w:t>(Muzuka et al., 2010; Victor et al., 2006)</w:t>
      </w:r>
      <w:r>
        <w:fldChar w:fldCharType="end"/>
      </w:r>
      <w:r>
        <w:t xml:space="preserve">, to sample enough storm events to collect enough sediment for analysis, and for logistical reasons due to the high spatial coverage of sites and limited field personnel and resources. </w:t>
      </w:r>
      <w:r w:rsidR="008A5703">
        <w:t>Assessing</w:t>
      </w:r>
      <w:r>
        <w:t xml:space="preserve"> differences between dry and wet season sediment dynamics is useful to determine if there are seasonal patterns or modes that may be relevant to long term sediment accumulation </w:t>
      </w:r>
      <w:r>
        <w:fldChar w:fldCharType="begin" w:fldLock="1"/>
      </w:r>
      <w:r w:rsidR="00463BA1">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fldChar w:fldCharType="separate"/>
      </w:r>
      <w:r w:rsidRPr="008245E9">
        <w:rPr>
          <w:noProof/>
        </w:rPr>
        <w:t>(Ryan et al., 2008)</w:t>
      </w:r>
      <w:r>
        <w:fldChar w:fldCharType="end"/>
      </w:r>
      <w:r>
        <w:t xml:space="preserve"> or coral conservation and restoration </w:t>
      </w:r>
      <w:r>
        <w:fldChar w:fldCharType="begin" w:fldLock="1"/>
      </w:r>
      <w:r w:rsidR="00463BA1">
        <w:instrText>ADDIN CSL_CITATION { "citationItems" : [ { "id" : "ITEM-1",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"ITEM-1",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 "properties" : { "noteIndex" : 0 }, "schema" : "https://github.com/citation-style-language/schema/raw/master/csl-citation.json" }</w:instrText>
      </w:r>
      <w:r>
        <w:fldChar w:fldCharType="separate"/>
      </w:r>
      <w:r w:rsidRPr="006C520F">
        <w:rPr>
          <w:noProof/>
        </w:rPr>
        <w:t>(Muzuka et al., 2010)</w:t>
      </w:r>
      <w:r>
        <w:fldChar w:fldCharType="end"/>
      </w:r>
      <w:r>
        <w:t xml:space="preserve">. </w:t>
      </w:r>
      <w:r w:rsidR="00B3536B">
        <w:t xml:space="preserve">It is hypothesized </w:t>
      </w:r>
      <w:r>
        <w:t>that net deposition predominantly characterizes the wet season, and a net sediment removal, or limited deposition, predominantly characterizes in the dry season</w:t>
      </w:r>
      <w:r w:rsidR="00910DB1">
        <w:t xml:space="preserve"> (</w:t>
      </w:r>
      <w:r w:rsidR="00910DB1">
        <w:fldChar w:fldCharType="begin"/>
      </w:r>
      <w:r w:rsidR="00910DB1">
        <w:instrText xml:space="preserve"> REF _Ref392761064 \h </w:instrText>
      </w:r>
      <w:r w:rsidR="00910DB1">
        <w:fldChar w:fldCharType="separate"/>
      </w:r>
      <w:r w:rsidR="000544B2">
        <w:t xml:space="preserve">Figure </w:t>
      </w:r>
      <w:r w:rsidR="000544B2">
        <w:rPr>
          <w:noProof/>
        </w:rPr>
        <w:t>4</w:t>
      </w:r>
      <w:r w:rsidR="00910DB1">
        <w:fldChar w:fldCharType="end"/>
      </w:r>
      <w:r w:rsidR="00910DB1">
        <w:t>)</w:t>
      </w:r>
      <w:r>
        <w:t xml:space="preserve">. </w:t>
      </w:r>
    </w:p>
    <w:p w14:paraId="6672B119" w14:textId="47A4BE30" w:rsidR="00B3536B" w:rsidRPr="00B3536B" w:rsidRDefault="00EC2AA1" w:rsidP="00B3536B">
      <w:pPr>
        <w:pStyle w:val="Heading3"/>
        <w:ind w:left="720" w:hanging="720"/>
      </w:pPr>
      <w:r>
        <w:t>Spatial distribution</w:t>
      </w:r>
      <w:r w:rsidR="00806C21" w:rsidRPr="00AF5FB2">
        <w:t xml:space="preserve"> of sediment accumulation </w:t>
      </w:r>
    </w:p>
    <w:p w14:paraId="4CAC1172" w14:textId="1A1EAD39" w:rsidR="00806C21" w:rsidRDefault="00806C21" w:rsidP="005009D9">
      <w:pPr>
        <w:ind w:firstLine="720"/>
      </w:pPr>
      <w:r>
        <w:t xml:space="preserve">An important consideration for coral conservation is determining the spatial distribution of sediment impacts. To explain the </w:t>
      </w:r>
      <w:r w:rsidR="00B3536B">
        <w:t xml:space="preserve">relative </w:t>
      </w:r>
      <w:r>
        <w:t xml:space="preserve">spatial variation of sediment accumulation between sediment traps, and determine if flow direction or distance from the </w:t>
      </w:r>
      <w:r>
        <w:lastRenderedPageBreak/>
        <w:t>stream is more important,</w:t>
      </w:r>
      <w:r w:rsidR="00B3536B">
        <w:t xml:space="preserve"> </w:t>
      </w:r>
      <w:r>
        <w:t>all</w:t>
      </w:r>
      <w:r w:rsidR="00B3536B">
        <w:t xml:space="preserve"> sediment accumulation</w:t>
      </w:r>
      <w:r>
        <w:t xml:space="preserve"> measurements</w:t>
      </w:r>
      <w:r w:rsidR="00B3536B">
        <w:t xml:space="preserve"> are normalized</w:t>
      </w:r>
      <w:r>
        <w:t xml:space="preserve"> by the maximum observed measurement</w:t>
      </w:r>
      <w:r w:rsidR="00B3536B">
        <w:t>. Normalized values</w:t>
      </w:r>
      <w:r>
        <w:t xml:space="preserve"> are then modeled as a function of </w:t>
      </w:r>
      <w:r w:rsidR="00910DB1">
        <w:t>flow velocity</w:t>
      </w:r>
      <w:r>
        <w:t xml:space="preserve"> (towards/away the stream mouth) and distance from the stream mouth: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06C21" w14:paraId="0CF420E2" w14:textId="77777777" w:rsidTr="00360C4F">
        <w:tc>
          <w:tcPr>
            <w:tcW w:w="3116" w:type="dxa"/>
          </w:tcPr>
          <w:p w14:paraId="00261CDB" w14:textId="77777777" w:rsidR="00806C21" w:rsidRDefault="00806C21" w:rsidP="005009D9"/>
        </w:tc>
        <w:tc>
          <w:tcPr>
            <w:tcW w:w="3117" w:type="dxa"/>
          </w:tcPr>
          <w:p w14:paraId="512DBA40" w14:textId="5011A7D3" w:rsidR="00806C21" w:rsidRDefault="00076ED0" w:rsidP="00463BA1">
            <m:oMathPara>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SedAcc</m:t>
                        </m:r>
                      </m:e>
                      <m:sub>
                        <m:r>
                          <w:rPr>
                            <w:rFonts w:ascii="Cambria Math" w:hAnsi="Cambria Math"/>
                          </w:rPr>
                          <m:t>MAX</m:t>
                        </m:r>
                      </m:sub>
                    </m:sSub>
                  </m:den>
                </m:f>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θi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tc>
        <w:tc>
          <w:tcPr>
            <w:tcW w:w="3117" w:type="dxa"/>
          </w:tcPr>
          <w:p w14:paraId="624F0809" w14:textId="28E127FC" w:rsidR="00806C21" w:rsidRDefault="00EC2FDA" w:rsidP="00BB5B8E">
            <w:pPr>
              <w:jc w:val="right"/>
            </w:pPr>
            <w:r>
              <w:t>Equation 9</w:t>
            </w:r>
          </w:p>
        </w:tc>
      </w:tr>
      <w:tr w:rsidR="00806C21" w14:paraId="2A935B71" w14:textId="77777777" w:rsidTr="00360C4F">
        <w:tc>
          <w:tcPr>
            <w:tcW w:w="9350" w:type="dxa"/>
            <w:gridSpan w:val="3"/>
          </w:tcPr>
          <w:p w14:paraId="0C9E28E4" w14:textId="4C785D85" w:rsidR="00806C21" w:rsidRDefault="00AA256C" w:rsidP="005009D9">
            <w:r>
              <w:t>w</w:t>
            </w:r>
            <w:r w:rsidR="00806C21">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oMath>
            <w:r w:rsidR="00463BA1">
              <w:rPr>
                <w:rFonts w:eastAsiaTheme="minorEastAsia"/>
              </w:rPr>
              <w:t xml:space="preserve"> </w:t>
            </w:r>
            <w:r>
              <w:rPr>
                <w:rFonts w:eastAsiaTheme="minorEastAsia"/>
              </w:rPr>
              <w:t xml:space="preserve">is the </w:t>
            </w:r>
            <w:r w:rsidR="00806C21">
              <w:rPr>
                <w:rFonts w:eastAsiaTheme="minorEastAsia"/>
              </w:rPr>
              <w:t xml:space="preserve">monthly sediment accumulation measured at trap </w:t>
            </w:r>
            <w:r w:rsidR="00806C21">
              <w:rPr>
                <w:rFonts w:eastAsiaTheme="minorEastAsia"/>
                <w:i/>
              </w:rPr>
              <w:t>i</w:t>
            </w:r>
            <w:r w:rsidR="00806C21">
              <w:rPr>
                <w:rFonts w:eastAsiaTheme="minorEastAsia"/>
              </w:rPr>
              <w:t>, SedAcc</w:t>
            </w:r>
            <w:r w:rsidR="00806C21" w:rsidRPr="008D5982">
              <w:rPr>
                <w:rFonts w:eastAsiaTheme="minorEastAsia"/>
                <w:vertAlign w:val="subscript"/>
              </w:rPr>
              <w:t>Max</w:t>
            </w:r>
            <w:r w:rsidR="00806C21">
              <w:rPr>
                <w:rFonts w:eastAsiaTheme="minorEastAsia"/>
              </w:rPr>
              <w:t xml:space="preserve"> is the highest observed sediment accumulation of all sediment traps, </w:t>
            </w:r>
            <w:r w:rsidR="00806C21" w:rsidRPr="00865FC6">
              <w:rPr>
                <w:rFonts w:eastAsiaTheme="minorEastAsia"/>
                <w:i/>
              </w:rPr>
              <w:t>V</w:t>
            </w:r>
            <w:r w:rsidR="00806C21" w:rsidRPr="00865FC6">
              <w:rPr>
                <w:rFonts w:eastAsiaTheme="minorEastAsia"/>
                <w:i/>
                <w:vertAlign w:val="subscript"/>
              </w:rPr>
              <w:t>ϴ</w:t>
            </w:r>
            <w:r w:rsidR="00806C21">
              <w:rPr>
                <w:rFonts w:eastAsiaTheme="minorEastAsia"/>
                <w:i/>
                <w:vertAlign w:val="subscript"/>
              </w:rPr>
              <w:t xml:space="preserve">i </w:t>
            </w:r>
            <w:r w:rsidR="00806C21">
              <w:rPr>
                <w:rFonts w:eastAsiaTheme="minorEastAsia"/>
              </w:rPr>
              <w:t xml:space="preserve">is velocity in the direction away from the stream mouth at location </w:t>
            </w:r>
            <w:r w:rsidR="00806C21" w:rsidRPr="005420C9">
              <w:rPr>
                <w:rFonts w:eastAsiaTheme="minorEastAsia"/>
                <w:i/>
              </w:rPr>
              <w:t>i,</w:t>
            </w:r>
            <w:r w:rsidR="00806C21">
              <w:rPr>
                <w:rFonts w:eastAsiaTheme="minorEastAsia"/>
              </w:rPr>
              <w:t xml:space="preserve"> and </w:t>
            </w:r>
            <w:r w:rsidR="00806C21">
              <w:rPr>
                <w:rFonts w:eastAsiaTheme="minorEastAsia"/>
                <w:i/>
              </w:rPr>
              <w:t>d</w:t>
            </w:r>
            <w:r w:rsidR="00806C21">
              <w:rPr>
                <w:rFonts w:eastAsiaTheme="minorEastAsia"/>
                <w:i/>
                <w:vertAlign w:val="subscript"/>
              </w:rPr>
              <w:t>i</w:t>
            </w:r>
            <w:r w:rsidR="00806C21">
              <w:rPr>
                <w:rFonts w:eastAsiaTheme="minorEastAsia"/>
              </w:rPr>
              <w:t xml:space="preserve"> is distance from the stream mouth at location </w:t>
            </w:r>
            <w:r w:rsidR="00806C21" w:rsidRPr="00B3536B">
              <w:rPr>
                <w:rFonts w:eastAsiaTheme="minorEastAsia"/>
                <w:i/>
              </w:rPr>
              <w:t>i.</w:t>
            </w:r>
          </w:p>
        </w:tc>
      </w:tr>
    </w:tbl>
    <w:p w14:paraId="301DF9DE" w14:textId="77777777" w:rsidR="00463BA1" w:rsidRDefault="00463BA1" w:rsidP="00463BA1">
      <w:pPr>
        <w:keepNext/>
        <w:jc w:val="both"/>
      </w:pPr>
      <w:bookmarkStart w:id="45" w:name="_Toc389207946"/>
      <w:r>
        <w:rPr>
          <w:noProof/>
        </w:rPr>
        <w:drawing>
          <wp:inline distT="0" distB="0" distL="0" distR="0" wp14:anchorId="019560E4" wp14:editId="5AB2AFD7">
            <wp:extent cx="5663514"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47" t="1813" r="4429" b="5136"/>
                    <a:stretch/>
                  </pic:blipFill>
                  <pic:spPr bwMode="auto">
                    <a:xfrm>
                      <a:off x="0" y="0"/>
                      <a:ext cx="5669009" cy="2831670"/>
                    </a:xfrm>
                    <a:prstGeom prst="rect">
                      <a:avLst/>
                    </a:prstGeom>
                    <a:noFill/>
                    <a:ln>
                      <a:noFill/>
                    </a:ln>
                    <a:extLst>
                      <a:ext uri="{53640926-AAD7-44D8-BBD7-CCE9431645EC}">
                        <a14:shadowObscured xmlns:a14="http://schemas.microsoft.com/office/drawing/2010/main"/>
                      </a:ext>
                    </a:extLst>
                  </pic:spPr>
                </pic:pic>
              </a:graphicData>
            </a:graphic>
          </wp:inline>
        </w:drawing>
      </w:r>
    </w:p>
    <w:p w14:paraId="09078C13" w14:textId="104ABB7F" w:rsidR="00463BA1" w:rsidRDefault="00463BA1" w:rsidP="00463BA1">
      <w:pPr>
        <w:pStyle w:val="Caption"/>
        <w:rPr>
          <w:b/>
        </w:rPr>
      </w:pPr>
      <w:bookmarkStart w:id="46" w:name="_Ref392761064"/>
      <w:r>
        <w:t xml:space="preserve">Figure </w:t>
      </w:r>
      <w:fldSimple w:instr=" SEQ Figure \* ARABIC ">
        <w:r w:rsidR="000544B2">
          <w:rPr>
            <w:noProof/>
          </w:rPr>
          <w:t>4</w:t>
        </w:r>
      </w:fldSimple>
      <w:bookmarkEnd w:id="46"/>
      <w:r>
        <w:t>. Hypothetical phasing of monthly sediment loading from the watershed and offshore wave height</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fldChar w:fldCharType="separate"/>
      </w:r>
      <w:r w:rsidRPr="002D5A3C">
        <w:rPr>
          <w:i w:val="0"/>
          <w:noProof/>
        </w:rPr>
        <w:t>(Draut et al., 2009)</w:t>
      </w:r>
      <w:r>
        <w:fldChar w:fldCharType="end"/>
      </w:r>
      <w:r>
        <w:t>. Red shaded areas indicate a time of net terrigenous</w:t>
      </w:r>
      <w:ins w:id="47" w:author="Geography" w:date="2014-07-02T22:19:00Z">
        <w:r>
          <w:t xml:space="preserve"> </w:t>
        </w:r>
      </w:ins>
      <w:r>
        <w:t>sediment accumulation and green shaded areas indicate a time of net terrigenous</w:t>
      </w:r>
      <w:ins w:id="48" w:author="Geography" w:date="2014-07-02T22:19:00Z">
        <w:r>
          <w:t xml:space="preserve"> </w:t>
        </w:r>
      </w:ins>
      <w:r>
        <w:t>sediment removal and resuspension of marine-derived sediment.</w:t>
      </w:r>
    </w:p>
    <w:p w14:paraId="7227C2C2" w14:textId="77777777" w:rsidR="00806C21" w:rsidRPr="00703BBA" w:rsidRDefault="00806C21" w:rsidP="005009D9">
      <w:pPr>
        <w:pStyle w:val="Heading2"/>
        <w:numPr>
          <w:ilvl w:val="0"/>
          <w:numId w:val="0"/>
        </w:numPr>
        <w:ind w:left="576" w:hanging="576"/>
      </w:pPr>
      <w:r>
        <w:t>Expected Results/Outcomes</w:t>
      </w:r>
      <w:bookmarkEnd w:id="45"/>
    </w:p>
    <w:p w14:paraId="0A63599A" w14:textId="278B1EA7" w:rsidR="00B34576" w:rsidRDefault="00806C21" w:rsidP="00FD467B">
      <w:pPr>
        <w:ind w:firstLine="360"/>
        <w:sectPr w:rsidR="00B34576" w:rsidSect="00A84266">
          <w:headerReference w:type="default" r:id="rId18"/>
          <w:pgSz w:w="12240" w:h="15840"/>
          <w:pgMar w:top="1440" w:right="1440" w:bottom="1440" w:left="1440" w:header="576" w:footer="720" w:gutter="0"/>
          <w:pgNumType w:start="0"/>
          <w:cols w:space="720"/>
          <w:titlePg/>
          <w:docGrid w:linePitch="360"/>
        </w:sectPr>
      </w:pPr>
      <w:r w:rsidRPr="00520543">
        <w:t xml:space="preserve">A serious problem </w:t>
      </w:r>
      <w:r>
        <w:t xml:space="preserve">faced by </w:t>
      </w:r>
      <w:r w:rsidRPr="00520543">
        <w:t xml:space="preserve">attempts </w:t>
      </w:r>
      <w:r>
        <w:t>by environmental managers and researchers</w:t>
      </w:r>
      <w:r w:rsidRPr="00520543">
        <w:t xml:space="preserve"> to assess stress on reefs is the fact that there are few, if any, reefs with adequate baseline data</w:t>
      </w:r>
      <w:r>
        <w:t xml:space="preserve"> </w:t>
      </w:r>
      <w:r>
        <w:fldChar w:fldCharType="begin" w:fldLock="1"/>
      </w:r>
      <w:r w:rsidR="00463BA1">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fldChar w:fldCharType="separate"/>
      </w:r>
      <w:r w:rsidRPr="00B75696">
        <w:rPr>
          <w:noProof/>
        </w:rPr>
        <w:t>(Risk, 2014)</w:t>
      </w:r>
      <w:r>
        <w:fldChar w:fldCharType="end"/>
      </w:r>
      <w:r>
        <w:t>.</w:t>
      </w:r>
      <w:r w:rsidRPr="00B75696">
        <w:t xml:space="preserve"> </w:t>
      </w:r>
      <w:r>
        <w:t>The proposed work will characterize and quantify the amount, composition, and particle sizes of sediment contributing to coral reef degradation in Faga’alu, informing mitigation strategies to reduce terrestrial sediment loading to the priority coral reef. The work will establish a baseline to measure the performance of future mitigation projects by developing a model that relates sediment loading from the watershed to sedimentation rates on the reef under varying oceanographic conditions.</w:t>
      </w:r>
      <w:r w:rsidR="00B3536B" w:rsidRPr="00B3536B">
        <w:t xml:space="preserve"> </w:t>
      </w:r>
    </w:p>
    <w:p w14:paraId="07C1F6E5" w14:textId="5A671895" w:rsidR="003D30EF" w:rsidRDefault="003D30EF" w:rsidP="003D30EF">
      <w:pPr>
        <w:pStyle w:val="Heading1"/>
      </w:pPr>
      <w:r>
        <w:lastRenderedPageBreak/>
        <w:t>REFERENCES</w:t>
      </w:r>
    </w:p>
    <w:p w14:paraId="3B329D80" w14:textId="7C74D46E" w:rsidR="00463BA1" w:rsidRPr="00463BA1" w:rsidRDefault="003D30EF">
      <w:pPr>
        <w:pStyle w:val="NormalWeb"/>
        <w:ind w:left="480" w:hanging="480"/>
        <w:divId w:val="522402355"/>
        <w:rPr>
          <w:rFonts w:ascii="Cambria" w:hAnsi="Cambria"/>
          <w:noProof/>
        </w:rPr>
      </w:pPr>
      <w:r>
        <w:fldChar w:fldCharType="begin" w:fldLock="1"/>
      </w:r>
      <w:r>
        <w:instrText xml:space="preserve">ADDIN Mendeley Bibliography CSL_BIBLIOGRAPHY </w:instrText>
      </w:r>
      <w:r>
        <w:fldChar w:fldCharType="separate"/>
      </w:r>
      <w:r w:rsidR="00463BA1" w:rsidRPr="00463BA1">
        <w:rPr>
          <w:rFonts w:ascii="Cambria" w:hAnsi="Cambria"/>
          <w:noProof/>
        </w:rPr>
        <w:t>Aeby, G., Aletto, S.C., Anderson, P., Carroll, B.P., DiDonato, E.M., DiDonato, G.T., Farmer, V., Fenner, D., Gove, J., Gulick, S., 2006. The State of Coral Reef Ecosystems of American Samoa.</w:t>
      </w:r>
    </w:p>
    <w:p w14:paraId="1FD1029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Asselman, N.E.M., 2000. Fitting and interpretation of sediment rating curves. J. Hydrol. 234, 228–248. doi:10.1016/S0022-1694(00)00253-5</w:t>
      </w:r>
    </w:p>
    <w:p w14:paraId="305CC1C1"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Atkinson, C., Medeiros, A., 2006. Trip Report : Pilot Study of Factors Linking Watershed Function and Coastal Ecosystem Health in American Samoa.</w:t>
      </w:r>
    </w:p>
    <w:p w14:paraId="7181E8B8"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Bartley, R., Bainbridge, Z.T., Lewis, S.E., Kroon, F.J., Wilkinson, S.N., Brodie, J.E., Silburn, D.M., 2014. Relating sediment impacts on coral reefs to watershed sources, processes and management: a review. Sci. Total Environ. 468-469, 1138–53. doi:10.1016/j.scitotenv.2013.09.030</w:t>
      </w:r>
    </w:p>
    <w:p w14:paraId="1FC9D25B"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Bartley, R., Speirs, W.J., Ellis, T.W., Waters, D.K., 2012. A review of sediment and nutrient concentration data from Australia for use in catchment water quality models. Mar. Pollut. Bull. 65, 101–16. doi:10.1016/j.marpolbul.2011.08.009</w:t>
      </w:r>
    </w:p>
    <w:p w14:paraId="1C97BC1C"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Basher, L., Hicks, D., Clapp, B., Hewitt, T., 2011. Sediment yield response to large storm events and forest harvesting, Motueka River, New Zealand. New Zeal. J. Mar. Freshw. Res. 45, 333–356. doi:10.1080/00288330.2011.570350</w:t>
      </w:r>
    </w:p>
    <w:p w14:paraId="041849DA"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Bothner, M.H., Reynolds, R.L., Casso, M.A., Storlazzi, C.D., Field, M.E., 2006. Quantity, composition, and source of sediment collected in sediment traps along the fringing coral reef off Molokai, Hawaii. Mar. Pollut. Bull. 52, 1034–47. doi:10.1016/j.marpolbul.2006.01.008</w:t>
      </w:r>
    </w:p>
    <w:p w14:paraId="32D5F53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Brodie, J., Wolanski, E., Lewis, S., Bainbridge, Z., 2012. An assessment of residence times of land-sourced contaminants in the Great Barrier Reef lagoon and the implications for management and reef recovery. Mar. Pollut. Bull. 65, 267–79. doi:10.1016/j.marpolbul.2011.12.011</w:t>
      </w:r>
    </w:p>
    <w:p w14:paraId="552CB0E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Burke, L., Reytar, K., Spalding, M., Perry, A., 2011. Reefs at Risk: Revisited, Defenders.</w:t>
      </w:r>
    </w:p>
    <w:p w14:paraId="2E8B1556"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Calhoun, R.S., Fletcher, C.H., 1999. Measured and predicted sediment yield from a subtropical, heavy rainfall, steep-sided river basin: Hanalei, Kauai, Hawaiian Islands. Geomorphology 30, 213–226.</w:t>
      </w:r>
    </w:p>
    <w:p w14:paraId="28BE5D69"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CH2M HILL, 1984. Oceanographic Studies in Support of American Samoa Wastewater Facilities Planning.</w:t>
      </w:r>
    </w:p>
    <w:p w14:paraId="2A123E77"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lastRenderedPageBreak/>
        <w:t>Dahl, A., Lamberts, A., 1977. Environmental Impact on a Samoan Coral Reef: a resurvey of Mayors 1917 transect. Pacific Sci. 31, 309–319.</w:t>
      </w:r>
    </w:p>
    <w:p w14:paraId="18F33359"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Davis, R., 1991. Lagrangian ocean studies. Annu. Rev. Fluid Mech. 23, 43–64.</w:t>
      </w:r>
    </w:p>
    <w:p w14:paraId="4505A82F"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Doheny, B., Maher, K., Minks, A., Rude, J., Tyner, MarleneDunne, T., 2013. Ridge to Reef: Land Use, Sedimentation, and Marine Resource Vulnerability in Raja Ampat, Indonesia. University of California, Santa Barbara.</w:t>
      </w:r>
    </w:p>
    <w:p w14:paraId="0511FE86"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Downs, C. a, Woodley, C.M., Richmond, R.H., Lanning, L.L., Owen, R., 2005. Shifting the paradigm of coral-reef “health” assessment. Mar. Pollut. Bull. 51, 486–94. doi:10.1016/j.marpolbul.2005.06.028</w:t>
      </w:r>
    </w:p>
    <w:p w14:paraId="1E5E204A"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Draut, A.E., Bothner, M.H., Field, M.E., Reynolds, R.L., Cochran, S.A.Logan, J.B., Storlazzi, C.D., Berg, C.J., 2009. Supply and dispersal of flood sediment from a steep, tropical watershed: Hanalei Bay, Kaua’i, Hawai'i, USA. Geol. Soc. Am. Bull. 121, 574–585. doi:10.1130/B26367.1</w:t>
      </w:r>
    </w:p>
    <w:p w14:paraId="1C0986E9"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Duvert, C., Nord, G., Gratiot, N., Navratil, O., Nadal-Romero, E., Mathys, N., Némery, J., Regüés, D., García-Ruiz, J.M., Gallart, F., Esteves, M., 2012. Towards prediction of suspended sediment yield from peak discharge in small erodible mountainous catchments (0.45–22km2) of France, Mexico and Spain. J. Hydrol. 454-455, 42–55. doi:10.1016/j.jhydrol.2012.05.048</w:t>
      </w:r>
    </w:p>
    <w:p w14:paraId="34894BD2"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Emery, W.J., Thomson, R.E., 2004. Data Analysis Methods in Physical Oceanography, Second. ed. Elsevier B.V., Amsterdam, The Netherlands.</w:t>
      </w:r>
    </w:p>
    <w:p w14:paraId="122E937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Fabricius, K.E., 2005. Effects of terrestrial runoff on the ecology of corals and coral reefs: review and synthesis. Mar. Pollut. Bull. 50, 125–46. doi:10.1016/j.marpolbul.2004.11.028</w:t>
      </w:r>
    </w:p>
    <w:p w14:paraId="1FDB8CA7"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Fabricius, K.E., De’ath, G., Humphrey, C., Zagorskis, I., Schaffelke, B., 2012. Intra-annual variation in turbidity in response to terrestrial runoff on near-shore coral reefs of the Great Barrier Reef. Estuar. Coast. Shelf Sci. 1–9.</w:t>
      </w:r>
    </w:p>
    <w:p w14:paraId="44AFAF6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Fahey, B.D., Marden, M., Phillips, C.J., 2003. Sediment yields from a forested and a pasture catchment, coastal Hawkes ba North Island New Zealand.pdf. J. Hydrol. 41.</w:t>
      </w:r>
    </w:p>
    <w:p w14:paraId="22E88F88"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Falter, J.L., Atkinson, M.J., Merrifield, M. a., 2004. Mass-transfer limitation of nutrient uptake by a wave-dominated reef flat community. Limnol. Oceanogr. 49, 1820–1831. doi:10.4319/lo.2004.49.5.1820</w:t>
      </w:r>
    </w:p>
    <w:p w14:paraId="4ED7261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Field, M.E., Chezar, H., Storlazzi, C.D., 2012. SedPods: a low-cost coral proxy for measuring net sedimentation. Coral Reefs. doi:10.1007/s00338-012-0953-5</w:t>
      </w:r>
    </w:p>
    <w:p w14:paraId="2EDCA6A8"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lastRenderedPageBreak/>
        <w:t>Field, M.E., Cochran, S.A., Logan, J.B., Storlazzi, C.D., 2008. The coral reef of south Molokaʻi, Hawaiʻi; Portrait of a sediment-threatened reef, U.S. Geological Survey Scientific Investigations Report 2007-5101.</w:t>
      </w:r>
    </w:p>
    <w:p w14:paraId="61F24941"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Garen, D.C., Moore, D.S., 2005. Curve Number Hydrology in Water Quality Modeling: Uses, Abuses and Future Directions. J. Am. Water Resour. Assoc. 41, 377–388.</w:t>
      </w:r>
    </w:p>
    <w:p w14:paraId="26F134BB"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Gippel, C.J., 1995. Potential of turbidity monitoring for measuring the transport of suspended solids in streams. Hydrol. Process. 9, 83–97.</w:t>
      </w:r>
    </w:p>
    <w:p w14:paraId="0E80B5EA"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Grigg, R.W., 1995. Coral reefs in an urban embayment in Hawaii: a complex case history controlled by natural and anthropogenic stress. Coral Reefs 14, 253–266.</w:t>
      </w:r>
    </w:p>
    <w:p w14:paraId="7ACF8C86"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Harmel, R.D., Cooper, R.J., Slade, R.M., Haney, R.L., Arnold, J.G., 2006a. Cumulative uncertainty in measured streamflow and water quality data for small watersheds. Trans. Am. Soc. Agric. Biol. Eng. 49, 689–701.</w:t>
      </w:r>
    </w:p>
    <w:p w14:paraId="074EEB91"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Harmel, R.D., King, K.W., Haggard, B.E., Wren, D.G., Sheridan, J.M., 2006b. Practical Guidance for Discharge and Water Quality Data Collections on Small Watersheds. Trans. ASABE 49, 937–948.</w:t>
      </w:r>
    </w:p>
    <w:p w14:paraId="79AFC8F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Harmel, R.D., Smith, D.R., King, K.W., Slade, R.M., 2009. Estimating storm discharge and water quality data uncertainty: A software tool for monitoring and modeling applications. Environ. Model. Softw. 24, 832–842.</w:t>
      </w:r>
    </w:p>
    <w:p w14:paraId="67BD2A1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Hench, J.L., Leichter, J.J., Monismith, S.G., 2008. Episodic circulation and exchange in a wave-driven coral reef and lagoon system. Limnol. Oceanogr. 2681–2694.</w:t>
      </w:r>
    </w:p>
    <w:p w14:paraId="5F0441C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Hicks, D.M., 1990. Suspended sediment yields from pasture and exotic forest basins, in: Proceedings of the New-Zealand Hydrological Society Symposium. Auckland, New Zealand.</w:t>
      </w:r>
    </w:p>
    <w:p w14:paraId="415BE9C0"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Hoeke, R.K., Storlazzi, C.D., Ridd, P., 2011. Hydrodynamics of a bathymetrically complex fringing coral reef embayment: Wave climate, in situ observations, and wave prediction. J. Geophys. Res. 116, C04018.</w:t>
      </w:r>
    </w:p>
    <w:p w14:paraId="7E2333A7"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Hoitink, A.J.F., Hoekstra, P., 2003. Hydrodynamic control of the supply of reworked terrigenous sediment to coral reefs in the Bay of Banten (NW Java, Indonesia). Estuar. Coast. Shelf Sci. 58, 743–755.</w:t>
      </w:r>
    </w:p>
    <w:p w14:paraId="278183C2"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Houk, P., Benavente, D., Johnson, S., 2013. Watershed-based coral reef monitoring across Tutuila , American Samoa : Summary of decadal trends and 2013 assessment.</w:t>
      </w:r>
    </w:p>
    <w:p w14:paraId="2EA8672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Houk, P., DiDonato, G.T., Iguel, J., Van Woesik, R., 2005. Assessing the effects of non-point source pollution on American Samoa’s coral reef communities. Environ. Monit. Assess. 107, 11–27. doi:10.1007/s10661-005-2019-4</w:t>
      </w:r>
    </w:p>
    <w:p w14:paraId="0D89BCBA"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lastRenderedPageBreak/>
        <w:t>Jacob, L., Wiles, P., Aitaoto, T., Yuen, S.L., 2012. Coastal Currents in American Samoa. Their Role in Marine Protected Area Network Design.</w:t>
      </w:r>
    </w:p>
    <w:p w14:paraId="7819ED9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Johnson, D., Stocker, R., Head, R., Imberger, J., Pattiaratchi, C., 2003. A Compact , Low-Cost GPS Drifter for Use in the Oceanic Nearshore Zone , Lakes , and Estuaries. J. Atmos. Ocean. Technol. 20, 1880–1884.</w:t>
      </w:r>
    </w:p>
    <w:p w14:paraId="15BC47F2"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Klein, C.J., Jupiter, S.D., Selig, E.R., Watts, M.E., Halpern, B.S., Kamal, M., Roelfsema, C., Possingham, H.P., 2012. Forest conservation delivers highly variable coral reef conservation outcomes. Ecol. Appl. 22, 1246–56.</w:t>
      </w:r>
    </w:p>
    <w:p w14:paraId="7320C81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Lewis, J., 1996. Turbidity-controlled suspended sediment sampling for runoff-event load estimation. Water Resour. Res. 32, 2299–2310.</w:t>
      </w:r>
    </w:p>
    <w:p w14:paraId="4BA8BE2C"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Lewis, J., Mori, S.R., Keppeler, E.T., Ziemer, R.R., 2001. Impacts of Logging on Storm Peak Flows , Flow Volumes and Suspended Sediment Loads in Caspar Creek, CA, in: Land Use and Watersheds: Human Influence on Hydrology and Geomorphology in Urban and Forest Areas. pp. 1–76.</w:t>
      </w:r>
    </w:p>
    <w:p w14:paraId="2394713B"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Lowe, R.J., Falter, J.L., Monismith, S.G., Atkinson, M.J., 2009. Wave-Driven Circulation of a Coastal Reef–Lagoon System. J. Phys. Oceanogr. 39, 873–893. doi:10.1175/2008JPO3958.1</w:t>
      </w:r>
    </w:p>
    <w:p w14:paraId="10C8B6B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MacMahan, J., Brown, J., Brown, J., Thornton, E., Reniers, A., Stanton, T., Henriquez, M., Gallagher, E., Morrison, J., Austin, M.J., Scott, T.M., Senechal, N., 2010. Mean Lagrangian flow behavior on an open coast rip-channeled beach: A new perspective. Mar. Geol. 268, 1–15. doi:10.1016/j.margeo.2009.09.011</w:t>
      </w:r>
    </w:p>
    <w:p w14:paraId="7F160229"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MacMahan, J., Brown, J., Thornton, E., 2009. Low-Cost Handheld Global Positioning System for Measuring Surf-Zone Currents Low-Cost Handheld Currents Positioning System for Measuring. J. Coast. Res. 25, 744–754.</w:t>
      </w:r>
    </w:p>
    <w:p w14:paraId="0A5DD8E2"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Milliman, J.D., Syvitski, J.P.M., 1992. Geomorphic/tectonic control of sediment discharge to the ocean: the importance of small mountainous rivers. J. Geol. 525–544.</w:t>
      </w:r>
    </w:p>
    <w:p w14:paraId="4D55FE7D"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Muzuka, A.N.N., Dubi, A.M., Muhando, C.A., Shaghude, Y.W., 2010. Impact of hydrographic parameters and seasonal variation in sediment fluxes on coral status at Chumbe and Bawe reefs, Zanzibar, Tanzania. Estuar. Coast. Shelf Sci. 89, 137–144.</w:t>
      </w:r>
    </w:p>
    <w:p w14:paraId="7710D793"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Ouillon, S., Douillet, P., Lefebvre, J.P., Le Gendre, R., Jouon, a, Bonneton, P., Fernandez, J.M., Chevillon, C., Magand, O., Lefèvre, J., Le Hir, P., Laganier, R., Dumas, F., Marchesiello, P., Bel Madani, a, Andréfouët, S., Panché, J.Y., Fichez, R., 2010. Circulation and suspended sediment transport in a coral reef lagoon: the south-west lagoon of New Caledonia. Mar. Pollut. Bull. 61, 269–96. doi:10.1016/j.marpolbul.2010.06.023</w:t>
      </w:r>
    </w:p>
    <w:p w14:paraId="5C2B1E42"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lastRenderedPageBreak/>
        <w:t>Perry, C., Smithers, S.G., Gulliver, P., Browne, N.K., 2012. Evidence of very rapid reef accretion and reef growth under high turbidity and terrigenous sedimentation. Geology 40, 719–722. doi:10.1130/g33261.1</w:t>
      </w:r>
    </w:p>
    <w:p w14:paraId="7D34AD8E"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Presto, M.K., Ogston, A.S., Storlazzi, C.D., Field, M.E., 2006. Temporal and spatial variability in the flow and dispersal of suspended-sediment on a fringing reef flat, Molokai, Hawaii. Estuar. Coast. Shelf Sci. 67, 67–81. doi:10.1016/j.ecss.2005.10.015</w:t>
      </w:r>
    </w:p>
    <w:p w14:paraId="68F309C8"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Ramos-Scharrón, C.E., Macdonald, L.H., 2007. Development and application of a GIS-based sediment budget model. J. Environ. Manage. 84, 157–72. doi:10.1016/j.jenvman.2006.05.019</w:t>
      </w:r>
    </w:p>
    <w:p w14:paraId="4ECB3EC2"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Rankl, J.G., 2004. Relations Between Total-Sediment Load and Peak Discharge for Rainstorm Runoff on Five Ephemeral Streams in Wyoming.</w:t>
      </w:r>
    </w:p>
    <w:p w14:paraId="6633710A"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Reid, L.M., Dunne, T., 1996. Rapid evaluation of sediment budgets. Catena Verlag.</w:t>
      </w:r>
    </w:p>
    <w:p w14:paraId="5E84814B"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Risk, M.J., 2014. Assessing the effects of sediments and nutrients on coral reefs. Curr. Opin. Environ. Sustain. 7, 108–117. doi:10.1016/j.cosust.2014.01.003</w:t>
      </w:r>
    </w:p>
    <w:p w14:paraId="1C611355"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Ryan, K.E., Walsh, J.P., Corbett, D.R., Winter, a, 2008. A record of recent change in terrestrial sedimentation in a coral-reef environment, La Parguera, Puerto Rico: a response to coastal development? Mar. Pollut. Bull. 56, 1177–83. doi:10.1016/j.marpolbul.2008.02.017</w:t>
      </w:r>
    </w:p>
    <w:p w14:paraId="532F6BBC"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Sadeghi, S.H.R., Mizuyama, T., Miyata, S., Gomi, T., Kosugi, K., Mizugaki, S., Onda, Y., 2007. Is MUSLE apt to small steeply reforested watershed? J. For. Res. 12, 270–277. doi:10.1007/s10310-007-0017-9</w:t>
      </w:r>
    </w:p>
    <w:p w14:paraId="5D44EC8D"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Slaymaker, O., 2003. The sediment budget as conceptual framework and management tool. Hydrobiologia 494, 71–82.</w:t>
      </w:r>
    </w:p>
    <w:p w14:paraId="3833D496"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Stock, J.D., Rosener, M., Schmidt, K.M., Hanshaw, M.N., Brooks, B.A., Tribble, G., Jacobi, J., 2010. Sediment budget for a polluted Hawaiian reef using hillslope monitoring and process mapping, in: American Geophysical Union Fall Meeting. p. abstract#EP22A–01.</w:t>
      </w:r>
    </w:p>
    <w:p w14:paraId="376F3F88"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Storlazzi, C.D., Brown, E.K., Field, M.E., 2006a. The application of acoustic Doppler current profilers to measure the timing and patterns of coral larval dispersal. Coral Reefs 25, 369–381. doi:10.1007/s00338-006-0121-x</w:t>
      </w:r>
    </w:p>
    <w:p w14:paraId="41E5115C"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Storlazzi, C.D., Field, M.E., Bothner, M.H., 2011. The use (and misuse) of sediment traps in coral reef environments: theory, observations, and suggested protocols. Coral Reefs 30, 23–38.</w:t>
      </w:r>
    </w:p>
    <w:p w14:paraId="0BD7BECE"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lastRenderedPageBreak/>
        <w:t>Storlazzi, C.D., Field, M.E., Bothner, M.H., Presto, M.K., Draut, A.E., 2009. Sedimentation processes in a coral reef embayment: Hanalei Bay, Kauai. Mar. Geol. 264, 140–151. doi:10.1016/j.margeo.2009.05.002</w:t>
      </w:r>
    </w:p>
    <w:p w14:paraId="6EBFAA2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Storlazzi, C.D., Jaffe, B.E., 2008. The relative contribution of processes driving variability in flow, shear, and turbidity over a fringing coral reef: West Maui, Hawaii. Estuar. Coast. Shelf Sci. 77, 549–564.</w:t>
      </w:r>
    </w:p>
    <w:p w14:paraId="49EF27F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Storlazzi, C.D., McManus, M. a., Logan, J.B., McLaughlin, B.E., 2006b. Cross-shore velocity shear, eddies and heterogeneity in water column properties over fringing coral reefs: West Maui, Hawaii. Cont. Shelf Res. 26, 401–421. doi:10.1016/j.csr.2005.12.006</w:t>
      </w:r>
    </w:p>
    <w:p w14:paraId="76DCA5A9"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Storlazzi, C.D., Ogston, A.., Bothner, M.., Field, M.., Presto, M.., 2004. Wave- and tidally-driven flow and sediment flux across a fringing coral reef: Southern Molokai, Hawaii. Cont. Shelf Res. 24, 1397–1419. doi:10.1016/j.csr.2004.02.010</w:t>
      </w:r>
    </w:p>
    <w:p w14:paraId="09CC456D"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Storlazzi, C.D., Presto, M.K., Logan, J.B., Field, M.E., 2006c. Coastal circulation and sediment dynamics in Hanalei Bay, Kauai. Part I, Measurements of waves, currents, temperature, salinity and turbidity: June-August, 2005, U.S. Geological Survey open-file report 2006-1085. U.S. Geological Survey, Santa Cruz, California.</w:t>
      </w:r>
    </w:p>
    <w:p w14:paraId="7C9011FA"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Syvitski, J.P.M., Vörösmarty, C.J., Kettner, A.J., Green, P., 2005. Impact of humans on the flux of terrestrial sediment to the global coastal ocean. Science (80-. ). 308, 376–380.</w:t>
      </w:r>
    </w:p>
    <w:p w14:paraId="3E0EAA8B"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Thompson, E.F., Demirbilek, Z., 2002. Wave Response , Pago Pago Harbor , Island of Tutuila , Territory of American Samoa Coastal and Hydraulics Laboratory.</w:t>
      </w:r>
    </w:p>
    <w:p w14:paraId="53B160C0"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Topping, J., 1972. Errors of Observation and their Treatment, 4th ed. Chapman and Hall, London, UK.</w:t>
      </w:r>
    </w:p>
    <w:p w14:paraId="56D97FD0"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Vetter, O., 2013. Fagaalu Oceanographic Document.</w:t>
      </w:r>
    </w:p>
    <w:p w14:paraId="71093523"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Vetter, O., Becker, J.M., Merrifield, M.A., Pequignet, A.C., Aucan, J., Boc, S.J., Pollock, C.E., 2010. Wave setup over a Pacific Island fringing reef. J. Geophys. Res. 115, C12066.</w:t>
      </w:r>
    </w:p>
    <w:p w14:paraId="0948731C"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Victor, S., Neth, L., Golbuu, Y., Wolanski, E., Richmond, R.H., 2006. Sedimentation in mangroves and coral reefs in a wet tropical island, Pohnpei, Micronesia. Estuar. Coast. Shelf Sci. 66, 409–416. doi:10.1016/j.ecss.2005.07.025</w:t>
      </w:r>
    </w:p>
    <w:p w14:paraId="3B74A229"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Walling, D.E., 1977. Assessing the accuracy of suspended sediment rating curves for a small basin. Water Resour. Res. 13, 531–538.</w:t>
      </w:r>
    </w:p>
    <w:p w14:paraId="047DC016"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Warrick, J. a., Mertes, L. a. K., 2009. Sediment yield from the tectonically active semiarid Western Transverse Ranges of California. Geol. Soc. Am. Bull. 121, 1054–1070. doi:10.1130/B26452.1</w:t>
      </w:r>
    </w:p>
    <w:p w14:paraId="673EC08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lastRenderedPageBreak/>
        <w:t>Warrick, J.A., Mertes, L.A.K., Washburn, L., Siegel, D.A., 2004. Dispersal forcing of southern California river plumes, based on field and remote sensing observations. Geo-Marine Lett. 24, 46–52.</w:t>
      </w:r>
    </w:p>
    <w:p w14:paraId="6D6C6E74"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White, J., 1990. The use of sediment traps in high-energy environments. Mar. Geophys. Res. 12, 145–152.</w:t>
      </w:r>
    </w:p>
    <w:p w14:paraId="73D6448F"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White, M.D., Greer, K. a., 2006. The effects of watershed urbanization on the stream hydrology and riparian vegetation of Los Peñasquitos Creek, California. Landsc. Urban Plan. 74, 125–138. doi:10.1016/j.landurbplan.2004.11.015</w:t>
      </w:r>
    </w:p>
    <w:p w14:paraId="7E111BDB"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Wiles, P., Aitaoto, T., Lam Yuen, S., 2012. Coastal Currents in American Samoa. Their Role in Marine Protected Area Network Design. Department of Marine and Wildlife Resources, American Samoa.</w:t>
      </w:r>
    </w:p>
    <w:p w14:paraId="71668EC7"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Wolanski, E., Fabricius, K.E., Spagnol, S., Brinkman, R., 2005. Fine sediment budget on an inner-shelf coral-fringed island, Great Barrier Reef of Australia. Estuar. Coast. Shelf Sci. 65, 153–158.</w:t>
      </w:r>
    </w:p>
    <w:p w14:paraId="068049A1"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Wolanski, E., Richmond, R.H., Davis, G., Bonito, V., 2003. Water and fine sediment dynamics in transient river plumes in a small, reef-fringed bay, Guam. Estuar. Coast. Shelf Sci. 56, 1029–1040. doi:10.1016/S0272-7714(02)00321-9</w:t>
      </w:r>
    </w:p>
    <w:p w14:paraId="0295572B"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Wyatt, A.S.J., Falter, J.L., Lowe, R.J., Humphries, S., Waite, A.M., 2012. Oceanographic forcing of nutrient uptake and release over a fringing coral reef. Limnol. Oceanogr. 57, 401–419. doi:10.4319/lo.2012.57.2.0401</w:t>
      </w:r>
    </w:p>
    <w:p w14:paraId="363DD082" w14:textId="77777777" w:rsidR="00463BA1" w:rsidRPr="00463BA1" w:rsidRDefault="00463BA1">
      <w:pPr>
        <w:pStyle w:val="NormalWeb"/>
        <w:ind w:left="480" w:hanging="480"/>
        <w:divId w:val="522402355"/>
        <w:rPr>
          <w:rFonts w:ascii="Cambria" w:hAnsi="Cambria"/>
          <w:noProof/>
        </w:rPr>
      </w:pPr>
      <w:r w:rsidRPr="00463BA1">
        <w:rPr>
          <w:rFonts w:ascii="Cambria" w:hAnsi="Cambria"/>
          <w:noProof/>
        </w:rPr>
        <w:t>Wyatt, A.S.J., Lowe, R.J., Humphries, S., Waite, A., 2010. Particulate nutrient fluxes over a fringing coral reef: relevant scales of phytoplankton production and mechanisms of supply. Mar. Ecol. Prog. Ser. 405, 113–130. doi:10.3354/meps08508</w:t>
      </w:r>
    </w:p>
    <w:p w14:paraId="111CB642" w14:textId="7B0BD497" w:rsidR="003D30EF" w:rsidRPr="003D30EF" w:rsidRDefault="003D30EF" w:rsidP="003D30EF">
      <w:r>
        <w:fldChar w:fldCharType="end"/>
      </w:r>
    </w:p>
    <w:sectPr w:rsidR="003D30EF" w:rsidRPr="003D30EF" w:rsidSect="003D30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eography" w:date="2014-06-09T11:25:00Z" w:initials="G">
    <w:p w14:paraId="1C1B5A10" w14:textId="77777777" w:rsidR="003F2995" w:rsidRDefault="003F2995" w:rsidP="00806C21">
      <w:pPr>
        <w:pStyle w:val="CommentText"/>
      </w:pPr>
      <w:r>
        <w:rPr>
          <w:rStyle w:val="CommentReference"/>
        </w:rPr>
        <w:annotationRef/>
      </w:r>
      <w:r>
        <w:t xml:space="preserve">Did they apply USLE in a steep tropical catchment?  </w:t>
      </w:r>
    </w:p>
  </w:comment>
  <w:comment w:id="3" w:author="Alex Messina" w:date="2014-06-09T11:46:00Z" w:initials="AM">
    <w:p w14:paraId="605AE0B7" w14:textId="77777777" w:rsidR="003F2995" w:rsidRDefault="003F2995" w:rsidP="00806C21">
      <w:pPr>
        <w:pStyle w:val="CommentText"/>
      </w:pPr>
      <w:r>
        <w:rPr>
          <w:rStyle w:val="CommentReference"/>
        </w:rPr>
        <w:annotationRef/>
      </w:r>
      <w:r>
        <w:t>Yes, in Hanalei Bay, Kauai. This paper covered sediment discharge for the other papers that Storlazzi et al wrote about sedimentation in the Hanalei Bay</w:t>
      </w:r>
    </w:p>
  </w:comment>
  <w:comment w:id="4" w:author="Geography" w:date="2014-06-09T11:13:00Z" w:initials="G">
    <w:p w14:paraId="7D2DC84A" w14:textId="77777777" w:rsidR="003F2995" w:rsidRDefault="003F2995" w:rsidP="00806C21">
      <w:pPr>
        <w:pStyle w:val="CommentText"/>
      </w:pPr>
      <w:r>
        <w:rPr>
          <w:rStyle w:val="CommentReference"/>
        </w:rPr>
        <w:annotationRef/>
      </w:r>
      <w:r>
        <w:t xml:space="preserve">do these three do that, or do they highlight the gap?  </w:t>
      </w:r>
    </w:p>
  </w:comment>
  <w:comment w:id="5" w:author="Alex Messina" w:date="2014-06-09T11:52:00Z" w:initials="AM">
    <w:p w14:paraId="6069B784" w14:textId="77777777" w:rsidR="003F2995" w:rsidRDefault="003F2995" w:rsidP="00806C21">
      <w:pPr>
        <w:pStyle w:val="CommentText"/>
      </w:pPr>
      <w:r>
        <w:rPr>
          <w:rStyle w:val="CommentReference"/>
        </w:rPr>
        <w:annotationRef/>
      </w:r>
      <w:r>
        <w:t>They highlight the gap in knowledge and make some progress towards it. Draut and Wolanski include data on sediment discharge they don’t develop an understanding of sediment sources or how they vary with climatic factors. Bartley highlights that understanding terrigenous sources and transport dynamics are critical to understanding aquatic impacts downstream</w:t>
      </w:r>
    </w:p>
  </w:comment>
  <w:comment w:id="20" w:author="Geography" w:date="2014-06-09T11:46:00Z" w:initials="G">
    <w:p w14:paraId="47EA0831" w14:textId="77777777" w:rsidR="003F2995" w:rsidRDefault="003F2995" w:rsidP="00806C21">
      <w:pPr>
        <w:pStyle w:val="CommentText"/>
      </w:pPr>
      <w:r>
        <w:rPr>
          <w:rStyle w:val="CommentReference"/>
        </w:rPr>
        <w:annotationRef/>
      </w:r>
      <w:r>
        <w:t>Makes more sense to calculate cumulative load at each location, and DR for the total period of study?</w:t>
      </w:r>
    </w:p>
  </w:comment>
  <w:comment w:id="21" w:author="Alex Messina" w:date="2014-06-27T06:59:00Z" w:initials="AM">
    <w:p w14:paraId="7849107F" w14:textId="77777777" w:rsidR="003F2995" w:rsidRDefault="003F2995" w:rsidP="00806C21">
      <w:pPr>
        <w:pStyle w:val="CommentText"/>
      </w:pPr>
      <w:r>
        <w:rPr>
          <w:rStyle w:val="CommentReference"/>
        </w:rPr>
        <w:annotationRef/>
      </w:r>
      <w:r>
        <w:t>I thought the idea was to calculate DR for each storm to see what the relatiohnship of DR vs. Storm Size?</w:t>
      </w:r>
    </w:p>
  </w:comment>
  <w:comment w:id="28" w:author="Geography" w:date="2014-06-13T11:53:00Z" w:initials="G">
    <w:p w14:paraId="02AEA8E1" w14:textId="77777777" w:rsidR="003F2995" w:rsidRDefault="003F2995" w:rsidP="00806C21">
      <w:pPr>
        <w:pStyle w:val="CommentText"/>
      </w:pPr>
      <w:r>
        <w:rPr>
          <w:rStyle w:val="CommentReference"/>
        </w:rPr>
        <w:annotationRef/>
      </w:r>
      <w:r>
        <w:t>Can this question be made more general (less about Faga’alu in particular?</w:t>
      </w:r>
    </w:p>
    <w:p w14:paraId="01917C82" w14:textId="77777777" w:rsidR="003F2995" w:rsidRDefault="003F2995" w:rsidP="00806C21">
      <w:pPr>
        <w:pStyle w:val="CommentText"/>
      </w:pPr>
    </w:p>
    <w:p w14:paraId="4562469E" w14:textId="77777777" w:rsidR="003F2995" w:rsidRDefault="003F2995" w:rsidP="00806C21">
      <w:pPr>
        <w:pStyle w:val="CommentText"/>
      </w:pPr>
      <w:r>
        <w:t>“</w:t>
      </w:r>
      <w:r w:rsidRPr="00703BBA">
        <w:t>What is the residence time of ocean water over</w:t>
      </w:r>
      <w:r>
        <w:t xml:space="preserve"> different parts of a reef flat?”</w:t>
      </w:r>
    </w:p>
    <w:p w14:paraId="663BFF7F" w14:textId="77777777" w:rsidR="003F2995" w:rsidRDefault="003F2995" w:rsidP="00806C21">
      <w:pPr>
        <w:pStyle w:val="CommentText"/>
      </w:pPr>
    </w:p>
    <w:p w14:paraId="26C58BA5" w14:textId="77777777" w:rsidR="003F2995" w:rsidRDefault="003F2995" w:rsidP="00806C21">
      <w:pPr>
        <w:pStyle w:val="CommentText"/>
      </w:pPr>
      <w:r>
        <w:t>That’s still not quite a scientific question, which should be more about process.  E.g. if the answer is “3 days”, then what have you learned?  What’s the associated hypothesis?</w:t>
      </w:r>
    </w:p>
  </w:comment>
  <w:comment w:id="32" w:author="Geography" w:date="2014-06-13T14:38:00Z" w:initials="G">
    <w:p w14:paraId="336B7FEE" w14:textId="77777777" w:rsidR="003F2995" w:rsidRDefault="003F2995" w:rsidP="008554A4">
      <w:pPr>
        <w:pStyle w:val="CommentText"/>
      </w:pPr>
      <w:r>
        <w:rPr>
          <w:rStyle w:val="CommentReference"/>
        </w:rPr>
        <w:annotationRef/>
      </w:r>
      <w:r>
        <w:t>My attempt to explain what an EOF is and what it would look like in your analysis.</w:t>
      </w:r>
    </w:p>
    <w:p w14:paraId="3E17A6DA" w14:textId="77777777" w:rsidR="003F2995" w:rsidRDefault="003F2995" w:rsidP="008554A4">
      <w:pPr>
        <w:pStyle w:val="CommentText"/>
      </w:pPr>
    </w:p>
    <w:p w14:paraId="2C68C76C" w14:textId="77777777" w:rsidR="003F2995" w:rsidRDefault="003F2995" w:rsidP="008554A4">
      <w:pPr>
        <w:pStyle w:val="CommentText"/>
      </w:pPr>
      <w:r>
        <w:t>What will you do with the EOFs and the loading values once you have them?  Can you correlate the eigenfunctions and/or eigenvalues (loading values) with wave, wind, and tide variables? That might allow you to calculate the whole flow field for any combination of wave, wind and tide.</w:t>
      </w:r>
    </w:p>
  </w:comment>
  <w:comment w:id="33" w:author="Geography" w:date="2014-06-13T14:34:00Z" w:initials="G">
    <w:p w14:paraId="4AB745FD" w14:textId="77777777" w:rsidR="003F2995" w:rsidRDefault="003F2995" w:rsidP="008554A4">
      <w:pPr>
        <w:pStyle w:val="CommentText"/>
      </w:pPr>
      <w:r>
        <w:rPr>
          <w:rStyle w:val="CommentReference"/>
        </w:rPr>
        <w:annotationRef/>
      </w:r>
      <w:r>
        <w:t>Refs on EOF application in drifter measurements?</w:t>
      </w:r>
    </w:p>
  </w:comment>
  <w:comment w:id="34" w:author="Geography" w:date="2014-06-13T14:45:00Z" w:initials="G">
    <w:p w14:paraId="1BA05A13" w14:textId="77777777" w:rsidR="003F2995" w:rsidRDefault="003F2995" w:rsidP="00806C21">
      <w:pPr>
        <w:pStyle w:val="CommentText"/>
      </w:pPr>
      <w:r>
        <w:rPr>
          <w:rStyle w:val="CommentReference"/>
        </w:rPr>
        <w:annotationRef/>
      </w:r>
      <w:r>
        <w:t xml:space="preserve">Can you describe how you will identify the endmembers? </w:t>
      </w:r>
    </w:p>
    <w:p w14:paraId="71AC39A8" w14:textId="77777777" w:rsidR="003F2995" w:rsidRDefault="003F2995" w:rsidP="00806C21">
      <w:pPr>
        <w:pStyle w:val="CommentText"/>
      </w:pPr>
    </w:p>
    <w:p w14:paraId="772CC90E" w14:textId="77777777" w:rsidR="003F2995" w:rsidRDefault="003F2995" w:rsidP="00806C21">
      <w:pPr>
        <w:pStyle w:val="CommentText"/>
      </w:pPr>
      <w:r>
        <w:t>Will “wind driven” just be the day with highest wind?  Etc.</w:t>
      </w:r>
    </w:p>
    <w:p w14:paraId="0C2A1500" w14:textId="77777777" w:rsidR="003F2995" w:rsidRDefault="003F2995" w:rsidP="00806C21">
      <w:pPr>
        <w:pStyle w:val="CommentText"/>
      </w:pPr>
    </w:p>
    <w:p w14:paraId="45745EAA" w14:textId="77777777" w:rsidR="003F2995" w:rsidRDefault="003F2995" w:rsidP="00806C21">
      <w:pPr>
        <w:pStyle w:val="CommentText"/>
      </w:pPr>
      <w:r>
        <w:t xml:space="preserve">Can you visualize the data in a plot to identify end-members?  Maybe a scatterplot of Wind and Wave, with symbol size indicating tide height?  Or some variant of that?  </w:t>
      </w:r>
    </w:p>
    <w:p w14:paraId="1C608C68" w14:textId="77777777" w:rsidR="003F2995" w:rsidRDefault="003F2995" w:rsidP="00806C21">
      <w:pPr>
        <w:pStyle w:val="CommentText"/>
      </w:pPr>
    </w:p>
    <w:p w14:paraId="3EF733CB" w14:textId="77777777" w:rsidR="003F2995" w:rsidRDefault="003F2995" w:rsidP="00806C21">
      <w:pPr>
        <w:pStyle w:val="CommentText"/>
      </w:pPr>
      <w:r>
        <w:t>It’s not dissimilar from selecting wet and dry in SEBAL, I suppose.</w:t>
      </w:r>
    </w:p>
  </w:comment>
  <w:comment w:id="43" w:author="Geography" w:date="2014-07-02T22:12:00Z" w:initials="G">
    <w:p w14:paraId="2F342D48" w14:textId="77777777" w:rsidR="003F2995" w:rsidRDefault="003F2995" w:rsidP="00806C21">
      <w:pPr>
        <w:pStyle w:val="CommentText"/>
      </w:pPr>
      <w:r>
        <w:rPr>
          <w:rStyle w:val="CommentReference"/>
        </w:rPr>
        <w:annotationRef/>
      </w:r>
      <w:r>
        <w:t>Why wouldn’t you just do the comparison anyway?  Question would be Can sedimentation be predicted by monthly means, or are daily values of Sw and R necessary?</w:t>
      </w:r>
    </w:p>
  </w:comment>
  <w:comment w:id="44" w:author="Alex Messina" w:date="2014-07-03T07:17:00Z" w:initials="AM">
    <w:p w14:paraId="7FB9F9C5" w14:textId="77777777" w:rsidR="003F2995" w:rsidRDefault="003F2995" w:rsidP="00806C21">
      <w:pPr>
        <w:pStyle w:val="CommentText"/>
      </w:pPr>
      <w:r>
        <w:rPr>
          <w:rStyle w:val="CommentReference"/>
        </w:rPr>
        <w:annotationRef/>
      </w:r>
      <w:r>
        <w:t>That was a question in the original proposal but I cut it to simplify the analysis to be about sedimentation and not modeling, since there wasn’t anything to compare to in the lit.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1B5A10" w15:done="0"/>
  <w15:commentEx w15:paraId="605AE0B7" w15:paraIdParent="1C1B5A10" w15:done="0"/>
  <w15:commentEx w15:paraId="7D2DC84A" w15:done="0"/>
  <w15:commentEx w15:paraId="6069B784" w15:paraIdParent="7D2DC84A" w15:done="0"/>
  <w15:commentEx w15:paraId="47EA0831" w15:done="0"/>
  <w15:commentEx w15:paraId="7849107F" w15:paraIdParent="47EA0831" w15:done="0"/>
  <w15:commentEx w15:paraId="26C58BA5" w15:done="0"/>
  <w15:commentEx w15:paraId="2C68C76C" w15:done="0"/>
  <w15:commentEx w15:paraId="4AB745FD" w15:done="1"/>
  <w15:commentEx w15:paraId="3EF733CB" w15:done="0"/>
  <w15:commentEx w15:paraId="2F342D48" w15:done="0"/>
  <w15:commentEx w15:paraId="7FB9F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84A70" w14:textId="77777777" w:rsidR="00076ED0" w:rsidRDefault="00076ED0" w:rsidP="00652AC7">
      <w:pPr>
        <w:spacing w:after="0"/>
      </w:pPr>
      <w:r>
        <w:separator/>
      </w:r>
    </w:p>
  </w:endnote>
  <w:endnote w:type="continuationSeparator" w:id="0">
    <w:p w14:paraId="407EB85E" w14:textId="77777777" w:rsidR="00076ED0" w:rsidRDefault="00076ED0" w:rsidP="00652A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A4FD0" w14:textId="77777777" w:rsidR="00076ED0" w:rsidRDefault="00076ED0" w:rsidP="00652AC7">
      <w:pPr>
        <w:spacing w:after="0"/>
      </w:pPr>
      <w:r>
        <w:separator/>
      </w:r>
    </w:p>
  </w:footnote>
  <w:footnote w:type="continuationSeparator" w:id="0">
    <w:p w14:paraId="5E01724A" w14:textId="77777777" w:rsidR="00076ED0" w:rsidRDefault="00076ED0" w:rsidP="00652AC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961260"/>
      <w:docPartObj>
        <w:docPartGallery w:val="Page Numbers (Top of Page)"/>
        <w:docPartUnique/>
      </w:docPartObj>
    </w:sdtPr>
    <w:sdtEndPr>
      <w:rPr>
        <w:noProof/>
      </w:rPr>
    </w:sdtEndPr>
    <w:sdtContent>
      <w:p w14:paraId="2E1D272F" w14:textId="3871DB5F" w:rsidR="003F2995" w:rsidRDefault="003F2995">
        <w:pPr>
          <w:pStyle w:val="Header"/>
          <w:jc w:val="center"/>
        </w:pPr>
        <w:r>
          <w:fldChar w:fldCharType="begin"/>
        </w:r>
        <w:r>
          <w:instrText xml:space="preserve"> PAGE   \* MERGEFORMAT </w:instrText>
        </w:r>
        <w:r>
          <w:fldChar w:fldCharType="separate"/>
        </w:r>
        <w:r w:rsidR="00603539">
          <w:rPr>
            <w:noProof/>
          </w:rPr>
          <w:t>6</w:t>
        </w:r>
        <w:r>
          <w:rPr>
            <w:noProof/>
          </w:rPr>
          <w:fldChar w:fldCharType="end"/>
        </w:r>
      </w:p>
    </w:sdtContent>
  </w:sdt>
  <w:p w14:paraId="732F1D40" w14:textId="77777777" w:rsidR="003F2995" w:rsidRDefault="003F29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B57B1"/>
    <w:multiLevelType w:val="hybridMultilevel"/>
    <w:tmpl w:val="DC5A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70394"/>
    <w:multiLevelType w:val="hybridMultilevel"/>
    <w:tmpl w:val="48B485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14328"/>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43D0E"/>
    <w:multiLevelType w:val="hybridMultilevel"/>
    <w:tmpl w:val="F0FA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A1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505CCD"/>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D7687F"/>
    <w:multiLevelType w:val="hybridMultilevel"/>
    <w:tmpl w:val="62A2592C"/>
    <w:lvl w:ilvl="0" w:tplc="A2F65BC0">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471931"/>
    <w:multiLevelType w:val="hybridMultilevel"/>
    <w:tmpl w:val="03227A46"/>
    <w:lvl w:ilvl="0" w:tplc="30F45BD6">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C618B5"/>
    <w:multiLevelType w:val="hybridMultilevel"/>
    <w:tmpl w:val="03227A46"/>
    <w:lvl w:ilvl="0" w:tplc="30F45BD6">
      <w:start w:val="1"/>
      <w:numFmt w:val="decimal"/>
      <w:lvlText w:val="%1."/>
      <w:lvlJc w:val="left"/>
      <w:pPr>
        <w:ind w:left="63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A467BEF"/>
    <w:multiLevelType w:val="multilevel"/>
    <w:tmpl w:val="4C0E071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CDC3A96"/>
    <w:multiLevelType w:val="hybridMultilevel"/>
    <w:tmpl w:val="9676C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BB78CD"/>
    <w:multiLevelType w:val="hybridMultilevel"/>
    <w:tmpl w:val="5B74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07694A"/>
    <w:multiLevelType w:val="hybridMultilevel"/>
    <w:tmpl w:val="250A63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361172"/>
    <w:multiLevelType w:val="hybridMultilevel"/>
    <w:tmpl w:val="E616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DE6753"/>
    <w:multiLevelType w:val="hybridMultilevel"/>
    <w:tmpl w:val="8F8EA13A"/>
    <w:lvl w:ilvl="0" w:tplc="B0449392">
      <w:start w:val="1"/>
      <w:numFmt w:val="decimal"/>
      <w:pStyle w:val="ResearchQuestion"/>
      <w:lvlText w:val="RQ-%1."/>
      <w:lvlJc w:val="left"/>
      <w:pPr>
        <w:ind w:left="108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3605340"/>
    <w:multiLevelType w:val="hybridMultilevel"/>
    <w:tmpl w:val="248A0B92"/>
    <w:lvl w:ilvl="0" w:tplc="FA426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F764E2"/>
    <w:multiLevelType w:val="hybridMultilevel"/>
    <w:tmpl w:val="769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EF1A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E17720"/>
    <w:multiLevelType w:val="multilevel"/>
    <w:tmpl w:val="04090025"/>
    <w:lvl w:ilvl="0">
      <w:start w:val="1"/>
      <w:numFmt w:val="decimal"/>
      <w:pStyle w:val="Objective"/>
      <w:lvlText w:val="%1"/>
      <w:lvlJc w:val="left"/>
      <w:pPr>
        <w:ind w:left="432" w:hanging="432"/>
      </w:pPr>
    </w:lvl>
    <w:lvl w:ilvl="1">
      <w:start w:val="1"/>
      <w:numFmt w:val="decimal"/>
      <w:lvlText w:val="%1.%2"/>
      <w:lvlJc w:val="left"/>
      <w:pPr>
        <w:ind w:left="576" w:hanging="576"/>
      </w:pPr>
    </w:lvl>
    <w:lvl w:ilvl="2">
      <w:start w:val="1"/>
      <w:numFmt w:val="decimal"/>
      <w:pStyle w:val="Objective"/>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71F76361"/>
    <w:multiLevelType w:val="hybridMultilevel"/>
    <w:tmpl w:val="A02A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9B79B6"/>
    <w:multiLevelType w:val="hybridMultilevel"/>
    <w:tmpl w:val="E7F8C71C"/>
    <w:lvl w:ilvl="0" w:tplc="5308B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7AD68F3"/>
    <w:multiLevelType w:val="hybridMultilevel"/>
    <w:tmpl w:val="00EE029A"/>
    <w:lvl w:ilvl="0" w:tplc="04090019">
      <w:start w:val="1"/>
      <w:numFmt w:val="lowerLetter"/>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63384"/>
    <w:multiLevelType w:val="hybridMultilevel"/>
    <w:tmpl w:val="0B946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BA7543"/>
    <w:multiLevelType w:val="hybridMultilevel"/>
    <w:tmpl w:val="C7883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17"/>
  </w:num>
  <w:num w:numId="4">
    <w:abstractNumId w:val="15"/>
  </w:num>
  <w:num w:numId="5">
    <w:abstractNumId w:val="22"/>
  </w:num>
  <w:num w:numId="6">
    <w:abstractNumId w:val="10"/>
  </w:num>
  <w:num w:numId="7">
    <w:abstractNumId w:val="20"/>
  </w:num>
  <w:num w:numId="8">
    <w:abstractNumId w:val="19"/>
  </w:num>
  <w:num w:numId="9">
    <w:abstractNumId w:val="26"/>
  </w:num>
  <w:num w:numId="10">
    <w:abstractNumId w:val="14"/>
  </w:num>
  <w:num w:numId="11">
    <w:abstractNumId w:val="4"/>
  </w:num>
  <w:num w:numId="12">
    <w:abstractNumId w:val="23"/>
  </w:num>
  <w:num w:numId="13">
    <w:abstractNumId w:val="2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2"/>
  </w:num>
  <w:num w:numId="17">
    <w:abstractNumId w:val="3"/>
  </w:num>
  <w:num w:numId="18">
    <w:abstractNumId w:val="9"/>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8"/>
  </w:num>
  <w:num w:numId="22">
    <w:abstractNumId w:val="0"/>
  </w:num>
  <w:num w:numId="23">
    <w:abstractNumId w:val="18"/>
  </w:num>
  <w:num w:numId="24">
    <w:abstractNumId w:val="7"/>
  </w:num>
  <w:num w:numId="25">
    <w:abstractNumId w:val="7"/>
    <w:lvlOverride w:ilvl="0">
      <w:startOverride w:val="1"/>
    </w:lvlOverride>
  </w:num>
  <w:num w:numId="26">
    <w:abstractNumId w:val="5"/>
  </w:num>
  <w:num w:numId="27">
    <w:abstractNumId w:val="2"/>
  </w:num>
  <w:num w:numId="28">
    <w:abstractNumId w:val="13"/>
  </w:num>
  <w:num w:numId="29">
    <w:abstractNumId w:val="21"/>
  </w:num>
  <w:num w:numId="30">
    <w:abstractNumId w:val="16"/>
  </w:num>
  <w:num w:numId="31">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C21"/>
    <w:rsid w:val="000218B4"/>
    <w:rsid w:val="000544B2"/>
    <w:rsid w:val="000544B9"/>
    <w:rsid w:val="000665AA"/>
    <w:rsid w:val="00073D18"/>
    <w:rsid w:val="00076ED0"/>
    <w:rsid w:val="000E1C18"/>
    <w:rsid w:val="000E271C"/>
    <w:rsid w:val="00167F24"/>
    <w:rsid w:val="00184B34"/>
    <w:rsid w:val="001A2853"/>
    <w:rsid w:val="001D7D3B"/>
    <w:rsid w:val="001E43B9"/>
    <w:rsid w:val="001E552B"/>
    <w:rsid w:val="002550C8"/>
    <w:rsid w:val="00275873"/>
    <w:rsid w:val="00281489"/>
    <w:rsid w:val="0028443C"/>
    <w:rsid w:val="002A12E6"/>
    <w:rsid w:val="002A4513"/>
    <w:rsid w:val="002B5325"/>
    <w:rsid w:val="002C3B16"/>
    <w:rsid w:val="00326BBA"/>
    <w:rsid w:val="00334275"/>
    <w:rsid w:val="00346ECA"/>
    <w:rsid w:val="00350BD0"/>
    <w:rsid w:val="00360C4F"/>
    <w:rsid w:val="00375263"/>
    <w:rsid w:val="003A2DEF"/>
    <w:rsid w:val="003C4569"/>
    <w:rsid w:val="003C79F5"/>
    <w:rsid w:val="003D30EF"/>
    <w:rsid w:val="003E3E56"/>
    <w:rsid w:val="003F2995"/>
    <w:rsid w:val="00430F4E"/>
    <w:rsid w:val="004311EC"/>
    <w:rsid w:val="00432FCE"/>
    <w:rsid w:val="00463BA1"/>
    <w:rsid w:val="004C5CF3"/>
    <w:rsid w:val="005009D9"/>
    <w:rsid w:val="00532115"/>
    <w:rsid w:val="0054071B"/>
    <w:rsid w:val="005843AB"/>
    <w:rsid w:val="005D3565"/>
    <w:rsid w:val="005D398C"/>
    <w:rsid w:val="005F3D76"/>
    <w:rsid w:val="00603539"/>
    <w:rsid w:val="00605CC3"/>
    <w:rsid w:val="006234C6"/>
    <w:rsid w:val="00652AC7"/>
    <w:rsid w:val="00661EE4"/>
    <w:rsid w:val="006D0E9F"/>
    <w:rsid w:val="006D5BBE"/>
    <w:rsid w:val="006E5BC5"/>
    <w:rsid w:val="00726A7A"/>
    <w:rsid w:val="00752646"/>
    <w:rsid w:val="00783263"/>
    <w:rsid w:val="007928FB"/>
    <w:rsid w:val="00795B34"/>
    <w:rsid w:val="007A10E1"/>
    <w:rsid w:val="007B15C8"/>
    <w:rsid w:val="007C3206"/>
    <w:rsid w:val="007E7372"/>
    <w:rsid w:val="00806C21"/>
    <w:rsid w:val="00824B8E"/>
    <w:rsid w:val="00827EDE"/>
    <w:rsid w:val="008554A4"/>
    <w:rsid w:val="00872751"/>
    <w:rsid w:val="008925BA"/>
    <w:rsid w:val="008A5703"/>
    <w:rsid w:val="008B383E"/>
    <w:rsid w:val="008B6C79"/>
    <w:rsid w:val="008E64DF"/>
    <w:rsid w:val="00910DB1"/>
    <w:rsid w:val="0091418E"/>
    <w:rsid w:val="00957D47"/>
    <w:rsid w:val="00990882"/>
    <w:rsid w:val="009A0367"/>
    <w:rsid w:val="009A70B7"/>
    <w:rsid w:val="00A17CA4"/>
    <w:rsid w:val="00A84266"/>
    <w:rsid w:val="00AA256C"/>
    <w:rsid w:val="00AD2E02"/>
    <w:rsid w:val="00B16047"/>
    <w:rsid w:val="00B34576"/>
    <w:rsid w:val="00B3536B"/>
    <w:rsid w:val="00B60862"/>
    <w:rsid w:val="00B8333B"/>
    <w:rsid w:val="00BB5B8E"/>
    <w:rsid w:val="00BF0C15"/>
    <w:rsid w:val="00BF5375"/>
    <w:rsid w:val="00C00AD9"/>
    <w:rsid w:val="00C32678"/>
    <w:rsid w:val="00C33BE3"/>
    <w:rsid w:val="00C615DF"/>
    <w:rsid w:val="00C63D67"/>
    <w:rsid w:val="00C67770"/>
    <w:rsid w:val="00CB4228"/>
    <w:rsid w:val="00D00B3E"/>
    <w:rsid w:val="00D114C4"/>
    <w:rsid w:val="00D2576F"/>
    <w:rsid w:val="00D91D8A"/>
    <w:rsid w:val="00DA3FE9"/>
    <w:rsid w:val="00DD6E52"/>
    <w:rsid w:val="00DD7FE5"/>
    <w:rsid w:val="00E214FB"/>
    <w:rsid w:val="00E36418"/>
    <w:rsid w:val="00E6663A"/>
    <w:rsid w:val="00E959A2"/>
    <w:rsid w:val="00EB5EDA"/>
    <w:rsid w:val="00EC1B5F"/>
    <w:rsid w:val="00EC2AA1"/>
    <w:rsid w:val="00EC2FDA"/>
    <w:rsid w:val="00ED0D22"/>
    <w:rsid w:val="00ED773E"/>
    <w:rsid w:val="00EE69FA"/>
    <w:rsid w:val="00EF1755"/>
    <w:rsid w:val="00F23DC9"/>
    <w:rsid w:val="00FB3FCE"/>
    <w:rsid w:val="00FD4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6A86"/>
  <w15:chartTrackingRefBased/>
  <w15:docId w15:val="{422A210C-EAAD-43C8-BF69-A1F93915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56C"/>
    <w:pPr>
      <w:spacing w:after="80" w:line="240" w:lineRule="auto"/>
    </w:pPr>
    <w:rPr>
      <w:rFonts w:ascii="Cambria" w:hAnsi="Cambria"/>
      <w:sz w:val="24"/>
    </w:rPr>
  </w:style>
  <w:style w:type="paragraph" w:styleId="Heading1">
    <w:name w:val="heading 1"/>
    <w:aliases w:val="Part"/>
    <w:basedOn w:val="Normal"/>
    <w:next w:val="Normal"/>
    <w:link w:val="Heading1Char"/>
    <w:uiPriority w:val="9"/>
    <w:qFormat/>
    <w:rsid w:val="003E3E56"/>
    <w:pPr>
      <w:keepNext/>
      <w:keepLines/>
      <w:spacing w:before="120" w:after="0"/>
      <w:outlineLvl w:val="0"/>
    </w:pPr>
    <w:rPr>
      <w:rFonts w:eastAsiaTheme="majorEastAsia" w:cstheme="majorBidi"/>
      <w:b/>
      <w:color w:val="2E74B5" w:themeColor="accent1" w:themeShade="BF"/>
      <w:szCs w:val="32"/>
    </w:rPr>
  </w:style>
  <w:style w:type="paragraph" w:styleId="Heading2">
    <w:name w:val="heading 2"/>
    <w:aliases w:val="Section 1"/>
    <w:basedOn w:val="Normal"/>
    <w:next w:val="Normal"/>
    <w:link w:val="Heading2Char"/>
    <w:uiPriority w:val="9"/>
    <w:unhideWhenUsed/>
    <w:qFormat/>
    <w:rsid w:val="00350BD0"/>
    <w:pPr>
      <w:keepNext/>
      <w:keepLines/>
      <w:numPr>
        <w:numId w:val="24"/>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350BD0"/>
    <w:pPr>
      <w:keepNext/>
      <w:keepLines/>
      <w:spacing w:before="40" w:after="0"/>
      <w:outlineLvl w:val="2"/>
    </w:pPr>
    <w:rPr>
      <w:rFonts w:eastAsiaTheme="majorEastAsia" w:cstheme="majorBidi"/>
      <w:i/>
      <w:color w:val="1F4D78" w:themeColor="accent1" w:themeShade="7F"/>
      <w:szCs w:val="24"/>
    </w:rPr>
  </w:style>
  <w:style w:type="paragraph" w:styleId="Heading4">
    <w:name w:val="heading 4"/>
    <w:basedOn w:val="Normal"/>
    <w:next w:val="Normal"/>
    <w:link w:val="Heading4Char"/>
    <w:uiPriority w:val="9"/>
    <w:unhideWhenUsed/>
    <w:qFormat/>
    <w:rsid w:val="00806C21"/>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6C21"/>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6C21"/>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6C21"/>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6C2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6C2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3E3E56"/>
    <w:rPr>
      <w:rFonts w:ascii="Cambria" w:eastAsiaTheme="majorEastAsia" w:hAnsi="Cambria" w:cstheme="majorBidi"/>
      <w:b/>
      <w:color w:val="2E74B5" w:themeColor="accent1" w:themeShade="BF"/>
      <w:sz w:val="24"/>
      <w:szCs w:val="32"/>
    </w:rPr>
  </w:style>
  <w:style w:type="character" w:customStyle="1" w:styleId="Heading2Char">
    <w:name w:val="Heading 2 Char"/>
    <w:aliases w:val="Section 1 Char"/>
    <w:basedOn w:val="DefaultParagraphFont"/>
    <w:link w:val="Heading2"/>
    <w:uiPriority w:val="9"/>
    <w:rsid w:val="00350BD0"/>
    <w:rPr>
      <w:rFonts w:ascii="Cambria" w:eastAsiaTheme="majorEastAsia" w:hAnsi="Cambria" w:cstheme="majorBidi"/>
      <w:color w:val="2E74B5" w:themeColor="accent1" w:themeShade="BF"/>
      <w:sz w:val="24"/>
      <w:szCs w:val="26"/>
    </w:rPr>
  </w:style>
  <w:style w:type="character" w:customStyle="1" w:styleId="Heading3Char">
    <w:name w:val="Heading 3 Char"/>
    <w:basedOn w:val="DefaultParagraphFont"/>
    <w:link w:val="Heading3"/>
    <w:uiPriority w:val="9"/>
    <w:rsid w:val="00350BD0"/>
    <w:rPr>
      <w:rFonts w:ascii="Cambria" w:eastAsiaTheme="majorEastAsia" w:hAnsi="Cambria" w:cstheme="majorBidi"/>
      <w:i/>
      <w:color w:val="1F4D78" w:themeColor="accent1" w:themeShade="7F"/>
      <w:sz w:val="24"/>
      <w:szCs w:val="24"/>
    </w:rPr>
  </w:style>
  <w:style w:type="character" w:customStyle="1" w:styleId="Heading4Char">
    <w:name w:val="Heading 4 Char"/>
    <w:basedOn w:val="DefaultParagraphFont"/>
    <w:link w:val="Heading4"/>
    <w:uiPriority w:val="9"/>
    <w:rsid w:val="00806C2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6C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6C2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6C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6C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6C2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806C2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C21"/>
    <w:rPr>
      <w:rFonts w:ascii="Segoe UI" w:hAnsi="Segoe UI" w:cs="Segoe UI"/>
      <w:sz w:val="18"/>
      <w:szCs w:val="18"/>
    </w:rPr>
  </w:style>
  <w:style w:type="character" w:styleId="CommentReference">
    <w:name w:val="annotation reference"/>
    <w:basedOn w:val="DefaultParagraphFont"/>
    <w:uiPriority w:val="99"/>
    <w:semiHidden/>
    <w:unhideWhenUsed/>
    <w:rsid w:val="00806C21"/>
    <w:rPr>
      <w:sz w:val="16"/>
      <w:szCs w:val="16"/>
    </w:rPr>
  </w:style>
  <w:style w:type="paragraph" w:styleId="CommentText">
    <w:name w:val="annotation text"/>
    <w:basedOn w:val="Normal"/>
    <w:link w:val="CommentTextChar"/>
    <w:uiPriority w:val="99"/>
    <w:semiHidden/>
    <w:unhideWhenUsed/>
    <w:rsid w:val="00806C21"/>
    <w:rPr>
      <w:sz w:val="20"/>
      <w:szCs w:val="20"/>
    </w:rPr>
  </w:style>
  <w:style w:type="character" w:customStyle="1" w:styleId="CommentTextChar">
    <w:name w:val="Comment Text Char"/>
    <w:basedOn w:val="DefaultParagraphFont"/>
    <w:link w:val="CommentText"/>
    <w:uiPriority w:val="99"/>
    <w:semiHidden/>
    <w:rsid w:val="00806C21"/>
    <w:rPr>
      <w:sz w:val="20"/>
      <w:szCs w:val="20"/>
    </w:rPr>
  </w:style>
  <w:style w:type="paragraph" w:styleId="CommentSubject">
    <w:name w:val="annotation subject"/>
    <w:basedOn w:val="CommentText"/>
    <w:next w:val="CommentText"/>
    <w:link w:val="CommentSubjectChar"/>
    <w:uiPriority w:val="99"/>
    <w:semiHidden/>
    <w:unhideWhenUsed/>
    <w:rsid w:val="00806C21"/>
    <w:rPr>
      <w:b/>
      <w:bCs/>
    </w:rPr>
  </w:style>
  <w:style w:type="character" w:customStyle="1" w:styleId="CommentSubjectChar">
    <w:name w:val="Comment Subject Char"/>
    <w:basedOn w:val="CommentTextChar"/>
    <w:link w:val="CommentSubject"/>
    <w:uiPriority w:val="99"/>
    <w:semiHidden/>
    <w:rsid w:val="00806C21"/>
    <w:rPr>
      <w:b/>
      <w:bCs/>
      <w:sz w:val="20"/>
      <w:szCs w:val="20"/>
    </w:rPr>
  </w:style>
  <w:style w:type="paragraph" w:styleId="ListParagraph">
    <w:name w:val="List Paragraph"/>
    <w:basedOn w:val="Normal"/>
    <w:link w:val="ListParagraphChar"/>
    <w:uiPriority w:val="34"/>
    <w:qFormat/>
    <w:rsid w:val="00806C21"/>
    <w:pPr>
      <w:ind w:left="720"/>
      <w:contextualSpacing/>
    </w:pPr>
  </w:style>
  <w:style w:type="paragraph" w:styleId="Caption">
    <w:name w:val="caption"/>
    <w:basedOn w:val="Normal"/>
    <w:next w:val="Normal"/>
    <w:uiPriority w:val="35"/>
    <w:unhideWhenUsed/>
    <w:qFormat/>
    <w:rsid w:val="00806C21"/>
    <w:pPr>
      <w:spacing w:after="200"/>
    </w:pPr>
    <w:rPr>
      <w:i/>
      <w:iCs/>
      <w:color w:val="44546A" w:themeColor="text2"/>
      <w:sz w:val="18"/>
      <w:szCs w:val="18"/>
    </w:rPr>
  </w:style>
  <w:style w:type="table" w:styleId="TableGrid">
    <w:name w:val="Table Grid"/>
    <w:basedOn w:val="TableNormal"/>
    <w:uiPriority w:val="59"/>
    <w:rsid w:val="00806C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06C21"/>
    <w:rPr>
      <w:color w:val="808080"/>
    </w:rPr>
  </w:style>
  <w:style w:type="character" w:styleId="Hyperlink">
    <w:name w:val="Hyperlink"/>
    <w:basedOn w:val="DefaultParagraphFont"/>
    <w:uiPriority w:val="99"/>
    <w:unhideWhenUsed/>
    <w:rsid w:val="00806C21"/>
    <w:rPr>
      <w:color w:val="0563C1" w:themeColor="hyperlink"/>
      <w:u w:val="single"/>
    </w:rPr>
  </w:style>
  <w:style w:type="paragraph" w:styleId="NoSpacing">
    <w:name w:val="No Spacing"/>
    <w:uiPriority w:val="1"/>
    <w:qFormat/>
    <w:rsid w:val="00806C21"/>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806C21"/>
    <w:pPr>
      <w:tabs>
        <w:tab w:val="center" w:pos="4680"/>
        <w:tab w:val="right" w:pos="9360"/>
      </w:tabs>
      <w:spacing w:after="0"/>
    </w:pPr>
  </w:style>
  <w:style w:type="character" w:customStyle="1" w:styleId="HeaderChar">
    <w:name w:val="Header Char"/>
    <w:basedOn w:val="DefaultParagraphFont"/>
    <w:link w:val="Header"/>
    <w:uiPriority w:val="99"/>
    <w:rsid w:val="00806C21"/>
  </w:style>
  <w:style w:type="paragraph" w:styleId="Footer">
    <w:name w:val="footer"/>
    <w:basedOn w:val="Normal"/>
    <w:link w:val="FooterChar"/>
    <w:uiPriority w:val="99"/>
    <w:unhideWhenUsed/>
    <w:rsid w:val="00806C21"/>
    <w:pPr>
      <w:tabs>
        <w:tab w:val="center" w:pos="4680"/>
        <w:tab w:val="right" w:pos="9360"/>
      </w:tabs>
      <w:spacing w:after="0"/>
    </w:pPr>
  </w:style>
  <w:style w:type="character" w:customStyle="1" w:styleId="FooterChar">
    <w:name w:val="Footer Char"/>
    <w:basedOn w:val="DefaultParagraphFont"/>
    <w:link w:val="Footer"/>
    <w:uiPriority w:val="99"/>
    <w:rsid w:val="00806C21"/>
  </w:style>
  <w:style w:type="paragraph" w:customStyle="1" w:styleId="ResearchQuestion">
    <w:name w:val="Research Question"/>
    <w:basedOn w:val="ListParagraph"/>
    <w:link w:val="ResearchQuestionChar"/>
    <w:qFormat/>
    <w:rsid w:val="00806C21"/>
    <w:pPr>
      <w:numPr>
        <w:numId w:val="4"/>
      </w:numPr>
      <w:ind w:left="360"/>
    </w:pPr>
    <w:rPr>
      <w:b/>
    </w:rPr>
  </w:style>
  <w:style w:type="paragraph" w:customStyle="1" w:styleId="Objective">
    <w:name w:val="Objective"/>
    <w:basedOn w:val="Heading3"/>
    <w:link w:val="ObjectiveChar"/>
    <w:qFormat/>
    <w:rsid w:val="00806C21"/>
    <w:pPr>
      <w:numPr>
        <w:ilvl w:val="2"/>
        <w:numId w:val="5"/>
      </w:numPr>
      <w:tabs>
        <w:tab w:val="num" w:pos="360"/>
      </w:tabs>
      <w:ind w:left="432" w:hanging="432"/>
    </w:pPr>
  </w:style>
  <w:style w:type="character" w:customStyle="1" w:styleId="ListParagraphChar">
    <w:name w:val="List Paragraph Char"/>
    <w:basedOn w:val="DefaultParagraphFont"/>
    <w:link w:val="ListParagraph"/>
    <w:uiPriority w:val="34"/>
    <w:rsid w:val="00806C21"/>
  </w:style>
  <w:style w:type="character" w:customStyle="1" w:styleId="ResearchQuestionChar">
    <w:name w:val="Research Question Char"/>
    <w:basedOn w:val="ListParagraphChar"/>
    <w:link w:val="ResearchQuestion"/>
    <w:rsid w:val="00806C21"/>
    <w:rPr>
      <w:b/>
    </w:rPr>
  </w:style>
  <w:style w:type="paragraph" w:customStyle="1" w:styleId="Task">
    <w:name w:val="Task"/>
    <w:basedOn w:val="Objective"/>
    <w:link w:val="TaskChar"/>
    <w:rsid w:val="00806C21"/>
    <w:rPr>
      <w:b/>
    </w:rPr>
  </w:style>
  <w:style w:type="character" w:customStyle="1" w:styleId="ObjectiveChar">
    <w:name w:val="Objective Char"/>
    <w:basedOn w:val="Heading3Char"/>
    <w:link w:val="Objective"/>
    <w:rsid w:val="00806C21"/>
    <w:rPr>
      <w:rFonts w:asciiTheme="majorHAnsi" w:eastAsiaTheme="majorEastAsia" w:hAnsiTheme="majorHAnsi" w:cstheme="majorBidi"/>
      <w:b w:val="0"/>
      <w:i/>
      <w:color w:val="1F4D78" w:themeColor="accent1" w:themeShade="7F"/>
      <w:sz w:val="24"/>
      <w:szCs w:val="24"/>
    </w:rPr>
  </w:style>
  <w:style w:type="character" w:styleId="Strong">
    <w:name w:val="Strong"/>
    <w:basedOn w:val="DefaultParagraphFont"/>
    <w:uiPriority w:val="22"/>
    <w:qFormat/>
    <w:rsid w:val="00806C21"/>
    <w:rPr>
      <w:b/>
      <w:bCs/>
    </w:rPr>
  </w:style>
  <w:style w:type="character" w:customStyle="1" w:styleId="TaskChar">
    <w:name w:val="Task Char"/>
    <w:basedOn w:val="ObjectiveChar"/>
    <w:link w:val="Task"/>
    <w:rsid w:val="00806C21"/>
    <w:rPr>
      <w:rFonts w:asciiTheme="majorHAnsi" w:eastAsiaTheme="majorEastAsia" w:hAnsiTheme="majorHAnsi" w:cstheme="majorBidi"/>
      <w:b/>
      <w:i/>
      <w:color w:val="1F4D78" w:themeColor="accent1" w:themeShade="7F"/>
      <w:sz w:val="24"/>
      <w:szCs w:val="24"/>
    </w:rPr>
  </w:style>
  <w:style w:type="paragraph" w:styleId="NormalWeb">
    <w:name w:val="Normal (Web)"/>
    <w:basedOn w:val="Normal"/>
    <w:uiPriority w:val="99"/>
    <w:unhideWhenUsed/>
    <w:rsid w:val="00806C21"/>
    <w:pPr>
      <w:spacing w:before="100" w:beforeAutospacing="1" w:after="100" w:afterAutospacing="1"/>
    </w:pPr>
    <w:rPr>
      <w:rFonts w:ascii="Times New Roman" w:eastAsiaTheme="minorEastAsia" w:hAnsi="Times New Roman" w:cs="Times New Roman"/>
      <w:szCs w:val="24"/>
    </w:rPr>
  </w:style>
  <w:style w:type="paragraph" w:styleId="TOCHeading">
    <w:name w:val="TOC Heading"/>
    <w:basedOn w:val="Heading1"/>
    <w:next w:val="Normal"/>
    <w:uiPriority w:val="39"/>
    <w:unhideWhenUsed/>
    <w:qFormat/>
    <w:rsid w:val="00806C21"/>
    <w:pPr>
      <w:outlineLvl w:val="9"/>
    </w:pPr>
  </w:style>
  <w:style w:type="paragraph" w:styleId="TOC1">
    <w:name w:val="toc 1"/>
    <w:basedOn w:val="Normal"/>
    <w:next w:val="Normal"/>
    <w:autoRedefine/>
    <w:uiPriority w:val="39"/>
    <w:unhideWhenUsed/>
    <w:rsid w:val="00806C21"/>
    <w:pPr>
      <w:spacing w:after="100"/>
    </w:pPr>
  </w:style>
  <w:style w:type="paragraph" w:styleId="TOC2">
    <w:name w:val="toc 2"/>
    <w:basedOn w:val="Normal"/>
    <w:next w:val="Normal"/>
    <w:autoRedefine/>
    <w:uiPriority w:val="39"/>
    <w:unhideWhenUsed/>
    <w:rsid w:val="00806C21"/>
    <w:pPr>
      <w:spacing w:after="100"/>
      <w:ind w:left="220"/>
    </w:pPr>
  </w:style>
  <w:style w:type="paragraph" w:styleId="TOC3">
    <w:name w:val="toc 3"/>
    <w:basedOn w:val="Normal"/>
    <w:next w:val="Normal"/>
    <w:autoRedefine/>
    <w:uiPriority w:val="39"/>
    <w:unhideWhenUsed/>
    <w:rsid w:val="00806C21"/>
    <w:pPr>
      <w:spacing w:after="100"/>
      <w:ind w:left="440"/>
    </w:pPr>
  </w:style>
  <w:style w:type="paragraph" w:styleId="EndnoteText">
    <w:name w:val="endnote text"/>
    <w:basedOn w:val="Normal"/>
    <w:link w:val="EndnoteTextChar"/>
    <w:uiPriority w:val="99"/>
    <w:semiHidden/>
    <w:unhideWhenUsed/>
    <w:rsid w:val="00806C21"/>
    <w:pPr>
      <w:spacing w:after="0"/>
    </w:pPr>
    <w:rPr>
      <w:sz w:val="20"/>
      <w:szCs w:val="20"/>
    </w:rPr>
  </w:style>
  <w:style w:type="character" w:customStyle="1" w:styleId="EndnoteTextChar">
    <w:name w:val="Endnote Text Char"/>
    <w:basedOn w:val="DefaultParagraphFont"/>
    <w:link w:val="EndnoteText"/>
    <w:uiPriority w:val="99"/>
    <w:semiHidden/>
    <w:rsid w:val="00806C21"/>
    <w:rPr>
      <w:sz w:val="20"/>
      <w:szCs w:val="20"/>
    </w:rPr>
  </w:style>
  <w:style w:type="character" w:styleId="EndnoteReference">
    <w:name w:val="endnote reference"/>
    <w:basedOn w:val="DefaultParagraphFont"/>
    <w:uiPriority w:val="99"/>
    <w:semiHidden/>
    <w:unhideWhenUsed/>
    <w:rsid w:val="00806C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875074">
      <w:bodyDiv w:val="1"/>
      <w:marLeft w:val="0"/>
      <w:marRight w:val="0"/>
      <w:marTop w:val="0"/>
      <w:marBottom w:val="0"/>
      <w:divBdr>
        <w:top w:val="none" w:sz="0" w:space="0" w:color="auto"/>
        <w:left w:val="none" w:sz="0" w:space="0" w:color="auto"/>
        <w:bottom w:val="none" w:sz="0" w:space="0" w:color="auto"/>
        <w:right w:val="none" w:sz="0" w:space="0" w:color="auto"/>
      </w:divBdr>
      <w:divsChild>
        <w:div w:id="1873684502">
          <w:marLeft w:val="0"/>
          <w:marRight w:val="0"/>
          <w:marTop w:val="0"/>
          <w:marBottom w:val="0"/>
          <w:divBdr>
            <w:top w:val="none" w:sz="0" w:space="0" w:color="auto"/>
            <w:left w:val="none" w:sz="0" w:space="0" w:color="auto"/>
            <w:bottom w:val="none" w:sz="0" w:space="0" w:color="auto"/>
            <w:right w:val="none" w:sz="0" w:space="0" w:color="auto"/>
          </w:divBdr>
          <w:divsChild>
            <w:div w:id="5224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6068">
      <w:bodyDiv w:val="1"/>
      <w:marLeft w:val="0"/>
      <w:marRight w:val="0"/>
      <w:marTop w:val="0"/>
      <w:marBottom w:val="0"/>
      <w:divBdr>
        <w:top w:val="none" w:sz="0" w:space="0" w:color="auto"/>
        <w:left w:val="none" w:sz="0" w:space="0" w:color="auto"/>
        <w:bottom w:val="none" w:sz="0" w:space="0" w:color="auto"/>
        <w:right w:val="none" w:sz="0" w:space="0" w:color="auto"/>
      </w:divBdr>
      <w:divsChild>
        <w:div w:id="760222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springer.com/life+sciences/ecology/journal/338"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lex\AppData\Local\Desktop\samoa\GIS\maps\Fagaalu%20and%20Nuuuli%20Instruments%20subwatersheds.mxd" TargetMode="External"/><Relationship Id="rId5" Type="http://schemas.openxmlformats.org/officeDocument/2006/relationships/webSettings" Target="webSettings.xml"/><Relationship Id="rId15" Type="http://schemas.openxmlformats.org/officeDocument/2006/relationships/hyperlink" Target="http://www.springer.com/life+sciences/ecology/journal/338" TargetMode="External"/><Relationship Id="rId10" Type="http://schemas.openxmlformats.org/officeDocument/2006/relationships/hyperlink" Target="http://www.journals.elsevier.com/journal-of-hydrology/"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4700C-0F34-4180-8DF0-ECEDC9D2E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44493</Words>
  <Characters>253611</Characters>
  <Application>Microsoft Office Word</Application>
  <DocSecurity>0</DocSecurity>
  <Lines>2113</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6</cp:revision>
  <cp:lastPrinted>2014-07-17T17:41:00Z</cp:lastPrinted>
  <dcterms:created xsi:type="dcterms:W3CDTF">2014-07-17T17:41:00Z</dcterms:created>
  <dcterms:modified xsi:type="dcterms:W3CDTF">2014-07-17T17:46:00Z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